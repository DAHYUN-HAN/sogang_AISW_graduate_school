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D156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서비스 이용약관</w:t>
      </w:r>
    </w:p>
    <w:p w14:paraId="6476B252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제1장 총칙</w:t>
      </w:r>
    </w:p>
    <w:p w14:paraId="38A3EB13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제1조 (목적)</w:t>
      </w:r>
    </w:p>
    <w:p w14:paraId="037E1857" w14:textId="3E160A03" w:rsidR="00DC32E8" w:rsidRPr="00DC32E8" w:rsidRDefault="00DC32E8" w:rsidP="00DC32E8">
      <w:r w:rsidRPr="00DC32E8">
        <w:t xml:space="preserve">이 약관은 </w:t>
      </w:r>
      <w:r w:rsidRPr="00DC32E8">
        <w:rPr>
          <w:color w:val="EE0000"/>
        </w:rPr>
        <w:t xml:space="preserve">AI·SW대학원 원우회(이하 “원우회”라 합니다)가 제공하는 AI·SW </w:t>
      </w:r>
      <w:ins w:id="0" w:author="Jisun Min" w:date="2026-08-10T16:00:00Z">
        <w:r w:rsidR="00346F0E" w:rsidRPr="00346F0E">
          <w:rPr>
            <w:color w:val="EE0000"/>
          </w:rPr>
          <w:t>캠퍼스</w:t>
        </w:r>
      </w:ins>
      <w:del w:id="1" w:author="Jisun Min" w:date="2026-08-10T16:00:00Z" w16du:dateUtc="2026-08-10T07:00:00Z">
        <w:r w:rsidRPr="00DC32E8" w:rsidDel="00346F0E">
          <w:rPr>
            <w:color w:val="EE0000"/>
          </w:rPr>
          <w:delText>다있어</w:delText>
        </w:r>
      </w:del>
      <w:r w:rsidRPr="00DC32E8">
        <w:rPr>
          <w:color w:val="EE0000"/>
        </w:rPr>
        <w:t>(이하 “서비스”라 합니다)</w:t>
      </w:r>
      <w:r w:rsidRPr="00DC32E8">
        <w:t>를 이용함에 있어 원우회와 회원 간의 권리, 의무 및 책임사항, 기타 필요한 사항을 규정함을 목적으로 합니다.</w:t>
      </w:r>
    </w:p>
    <w:p w14:paraId="17786C51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제2조 (정의)</w:t>
      </w:r>
    </w:p>
    <w:p w14:paraId="4127EAE9" w14:textId="77777777" w:rsidR="009B0CD4" w:rsidRDefault="00DC32E8" w:rsidP="00DC32E8">
      <w:r w:rsidRPr="00DC32E8">
        <w:t xml:space="preserve">① “서비스”란 원우회가 제공하는 모바일 애플리케이션 및 이에 부수하는 일체의 서비스를 말합니다. </w:t>
      </w:r>
    </w:p>
    <w:p w14:paraId="45D28B7F" w14:textId="77777777" w:rsidR="009B0CD4" w:rsidRDefault="00DC32E8" w:rsidP="00DC32E8">
      <w:r w:rsidRPr="00DC32E8">
        <w:t xml:space="preserve">② “회원”이란 이 약관에 동의하고 서비스에 가입하여 원우회와 이용계약을 체결한 자를 말합니다. </w:t>
      </w:r>
    </w:p>
    <w:p w14:paraId="27C23803" w14:textId="77777777" w:rsidR="009B0CD4" w:rsidRDefault="00DC32E8" w:rsidP="00DC32E8">
      <w:r w:rsidRPr="00DC32E8">
        <w:t xml:space="preserve">③ “계정”이란 회원 식별과 서비스 이용을 위하여 회원이 등록한 학교 이메일 및 비밀번호의 조합을 말합니다. </w:t>
      </w:r>
    </w:p>
    <w:p w14:paraId="01E02770" w14:textId="393E57FC" w:rsidR="00DC32E8" w:rsidRPr="00DC32E8" w:rsidRDefault="00DC32E8" w:rsidP="00DC32E8">
      <w:r w:rsidRPr="00DC32E8">
        <w:t>④ “게시물”이란 회원이 서비스 이용 과정에서 게시한 문자, 이미지, 파일 등 일체의 정보를 말합니다.</w:t>
      </w:r>
    </w:p>
    <w:p w14:paraId="0F559628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제3조 (약관의 효력 및 변경)</w:t>
      </w:r>
    </w:p>
    <w:p w14:paraId="59DD8E20" w14:textId="10B32E2C" w:rsidR="009B0CD4" w:rsidRDefault="007D334A" w:rsidP="00DC32E8">
      <w:ins w:id="2" w:author="Jisun Min" w:date="2026-08-05T09:45:00Z">
        <w:r w:rsidRPr="007D334A">
          <w:t>① 이 약관은 서비스 화면에 게시하거나 기타 합리적인 방법으로 회원에게 알리고, 회원이 이에 동의하여 이용계약이 성립한 때부터 효력이 발생합니다.</w:t>
        </w:r>
      </w:ins>
      <w:del w:id="3" w:author="Jisun Min" w:date="2026-08-05T09:45:00Z" w16du:dateUtc="2026-08-05T00:45:00Z">
        <w:r w:rsidR="00DC32E8" w:rsidRPr="00DC32E8" w:rsidDel="007D334A">
          <w:delText xml:space="preserve">① 이 약관은 서비스 내 화면에 게시함으로써 효력이 발생합니다. </w:delText>
        </w:r>
      </w:del>
    </w:p>
    <w:p w14:paraId="2176F9EA" w14:textId="5CDC63BD" w:rsidR="009B0CD4" w:rsidDel="007D334A" w:rsidRDefault="007D334A" w:rsidP="00DC32E8">
      <w:pPr>
        <w:rPr>
          <w:del w:id="4" w:author="Jisun Min" w:date="2026-08-05T09:45:00Z" w16du:dateUtc="2026-08-05T00:45:00Z"/>
        </w:rPr>
      </w:pPr>
      <w:ins w:id="5" w:author="Jisun Min" w:date="2026-08-05T09:45:00Z">
        <w:r w:rsidRPr="007D334A">
          <w:t>② 원우회는 관계 법령을 위반하지 않는 범위에서 이 약관을 변경할 수 있습니다. 변경하는 경우 적용일자와 변경사유를 명시하여 적용일 7일 전부터 공지하며, 회원에게 불리하거나 권리·의무에 중대한 영향을 미치는 변경은 적용일 30일 전부터 서비스 내 공지와 함께 등록된 이메일 또는 앱 알림 등 개별적으로 확인할 수 있는 방법으로 알립니다.</w:t>
        </w:r>
      </w:ins>
      <w:del w:id="6" w:author="Jisun Min" w:date="2026-08-05T09:45:00Z" w16du:dateUtc="2026-08-05T00:45:00Z">
        <w:r w:rsidR="00DC32E8" w:rsidRPr="00DC32E8" w:rsidDel="007D334A">
          <w:delText xml:space="preserve">② 원우회는 관련 법령을 위반하지 않는 범위에서 이 약관을 변경할 수 있으며, 변경 시 적용일자 및 변경사유를 명시하여 최소 7일 전(회원에게 불리한 변경은 30일 전)에 공지합니다. </w:delText>
        </w:r>
      </w:del>
    </w:p>
    <w:p w14:paraId="616E454A" w14:textId="6A0D868E" w:rsidR="00DC32E8" w:rsidRPr="00DC32E8" w:rsidDel="007D334A" w:rsidRDefault="007D334A" w:rsidP="00DC32E8">
      <w:pPr>
        <w:rPr>
          <w:del w:id="7" w:author="Jisun Min" w:date="2026-08-05T09:46:00Z" w16du:dateUtc="2026-08-05T00:46:00Z"/>
        </w:rPr>
      </w:pPr>
      <w:ins w:id="8" w:author="Jisun Min" w:date="2026-08-05T09:46:00Z">
        <w:r w:rsidRPr="007D334A">
          <w:t>③ 회원이 변경된 약관에 동의하지 않는 경우 적용일 전까지 거부 의사를 표시하고 이용계약을 해지할 수 있습니다. 관계 법령 또는 변경 내용의 성격상 회원의 명시적인 동의가 필요한 경우 원우회는 별도의 동의를 받으며, 회원이 동의하지 않은 변경사항은 해당 회원에게 적용하지 않습니다.</w:t>
        </w:r>
      </w:ins>
      <w:del w:id="9" w:author="Jisun Min" w:date="2026-08-05T09:46:00Z" w16du:dateUtc="2026-08-05T00:46:00Z">
        <w:r w:rsidR="00DC32E8" w:rsidRPr="00DC32E8" w:rsidDel="007D334A">
          <w:delText>③ 회원이 변경된 약관에 동의하지 않는 경우 이용계약을 해지할 수 있으며, 공지 후에도 별다른 의사표시 없이 서비스를 계속 이용하는 경우 변경된 약관에 동의한 것으로 봅니다.</w:delText>
        </w:r>
      </w:del>
    </w:p>
    <w:p w14:paraId="5E6500AC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제4조 (약관 외 준칙)</w:t>
      </w:r>
    </w:p>
    <w:p w14:paraId="63D7A9B0" w14:textId="77777777" w:rsidR="00DC32E8" w:rsidRDefault="00DC32E8" w:rsidP="00DC32E8">
      <w:r w:rsidRPr="00DC32E8">
        <w:t>이 약관에 명시되지 않은 사항은 「개인정보 보호법」, 「정보통신망 이용촉진 및 정보보호 등에 관한 법률」 등 관계 법령 및 원우회가 정한 세부 운영정책에 따릅니다.</w:t>
      </w:r>
    </w:p>
    <w:p w14:paraId="21F387E4" w14:textId="77777777" w:rsidR="00DC32E8" w:rsidRPr="00DC32E8" w:rsidRDefault="00DC32E8" w:rsidP="00DC32E8"/>
    <w:p w14:paraId="6395B1A8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제2장 이용계약의 체결</w:t>
      </w:r>
    </w:p>
    <w:p w14:paraId="00CD6961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lastRenderedPageBreak/>
        <w:t>제5조 (가입자격 및 이용신청)</w:t>
      </w:r>
    </w:p>
    <w:p w14:paraId="77A4A6A3" w14:textId="77777777" w:rsidR="009B0CD4" w:rsidRDefault="00DC32E8" w:rsidP="00DC32E8">
      <w:r w:rsidRPr="00DC32E8">
        <w:t xml:space="preserve">① 서비스는 서강대학교 </w:t>
      </w:r>
      <w:r>
        <w:rPr>
          <w:rFonts w:hint="eastAsia"/>
        </w:rPr>
        <w:t>AI</w:t>
      </w:r>
      <w:r w:rsidRPr="00DC32E8">
        <w:t>·</w:t>
      </w:r>
      <w:r>
        <w:rPr>
          <w:rFonts w:hint="eastAsia"/>
        </w:rPr>
        <w:t>SW대학원</w:t>
      </w:r>
      <w:r w:rsidRPr="00DC32E8">
        <w:t xml:space="preserve"> 소속 대학원생을 대상으로 합니다. </w:t>
      </w:r>
    </w:p>
    <w:p w14:paraId="63505E91" w14:textId="6C5E45B2" w:rsidR="00DC32E8" w:rsidRPr="00DC32E8" w:rsidRDefault="00DC32E8" w:rsidP="00DC32E8">
      <w:r w:rsidRPr="00DC32E8">
        <w:t>② 이용신청자는 학교 이메일(@sogang.ac.kr) 인증 절차를 거쳐 회원가입을 신청할 수 있습니다.</w:t>
      </w:r>
    </w:p>
    <w:p w14:paraId="1D48C096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제6조 (이용신청의 승낙 및 제한)</w:t>
      </w:r>
    </w:p>
    <w:p w14:paraId="0B110C9E" w14:textId="7D5BB139" w:rsidR="00DC32E8" w:rsidRDefault="00C12CC5" w:rsidP="00DC32E8">
      <w:pPr>
        <w:rPr>
          <w:ins w:id="10" w:author="Jisun Min" w:date="2026-08-05T09:48:00Z" w16du:dateUtc="2026-08-05T00:48:00Z"/>
        </w:rPr>
      </w:pPr>
      <w:ins w:id="11" w:author="Jisun Min" w:date="2026-08-05T10:45:00Z">
        <w:r w:rsidRPr="00C12CC5">
          <w:t xml:space="preserve">① </w:t>
        </w:r>
      </w:ins>
      <w:r w:rsidR="00DC32E8" w:rsidRPr="00DC32E8">
        <w:t>원우회는 다음 각 호에 해당하는 신청에 대해 승낙을 하지 않거나 사후에 이용계약을 해지할 수 있습니다.</w:t>
      </w:r>
    </w:p>
    <w:p w14:paraId="39A5D11E" w14:textId="7462AE5D" w:rsidR="007D334A" w:rsidRDefault="007D334A" w:rsidP="007D334A">
      <w:pPr>
        <w:pStyle w:val="a6"/>
        <w:numPr>
          <w:ilvl w:val="0"/>
          <w:numId w:val="1"/>
        </w:numPr>
        <w:rPr>
          <w:ins w:id="12" w:author="Jisun Min" w:date="2026-08-05T09:48:00Z" w16du:dateUtc="2026-08-05T00:48:00Z"/>
        </w:rPr>
      </w:pPr>
      <w:ins w:id="13" w:author="Jisun Min" w:date="2026-08-05T09:48:00Z">
        <w:r w:rsidRPr="007D334A">
          <w:t>학교 이메일 인증에 실패하였거나 서비스 가입대상에 해당하는 소속을 확인할 수 없는 경우</w:t>
        </w:r>
      </w:ins>
    </w:p>
    <w:p w14:paraId="10E42EE9" w14:textId="187A58C3" w:rsidR="007D334A" w:rsidRDefault="007D334A" w:rsidP="007D334A">
      <w:pPr>
        <w:pStyle w:val="a6"/>
        <w:numPr>
          <w:ilvl w:val="0"/>
          <w:numId w:val="1"/>
        </w:numPr>
        <w:rPr>
          <w:ins w:id="14" w:author="Jisun Min" w:date="2026-08-05T09:48:00Z" w16du:dateUtc="2026-08-05T00:48:00Z"/>
        </w:rPr>
      </w:pPr>
      <w:ins w:id="15" w:author="Jisun Min" w:date="2026-08-05T09:48:00Z">
        <w:r w:rsidRPr="007D334A">
          <w:t>타인의 정보를 도용하거나 허위 정보를 기재한 경우</w:t>
        </w:r>
      </w:ins>
    </w:p>
    <w:p w14:paraId="1B8FFF48" w14:textId="5A1A5E6A" w:rsidR="007D334A" w:rsidRPr="00DC32E8" w:rsidRDefault="007D334A">
      <w:pPr>
        <w:pStyle w:val="a6"/>
        <w:numPr>
          <w:ilvl w:val="0"/>
          <w:numId w:val="1"/>
        </w:numPr>
        <w:pPrChange w:id="16" w:author="Jisun Min" w:date="2026-08-05T09:48:00Z" w16du:dateUtc="2026-08-05T00:48:00Z">
          <w:pPr/>
        </w:pPrChange>
      </w:pPr>
      <w:ins w:id="17" w:author="Jisun Min" w:date="2026-08-05T09:48:00Z">
        <w:r w:rsidRPr="007D334A">
          <w:t>서비스 화면 또는 운영정책을 통해 사전에 공개한 객관적인 가입요건을 충족하지 못한 경우</w:t>
        </w:r>
      </w:ins>
    </w:p>
    <w:p w14:paraId="281DBFE0" w14:textId="52191EEA" w:rsidR="00DC32E8" w:rsidRPr="00DC32E8" w:rsidDel="007D334A" w:rsidRDefault="00DC32E8" w:rsidP="00DC32E8">
      <w:pPr>
        <w:numPr>
          <w:ilvl w:val="0"/>
          <w:numId w:val="1"/>
        </w:numPr>
        <w:rPr>
          <w:del w:id="18" w:author="Jisun Min" w:date="2026-08-05T09:48:00Z" w16du:dateUtc="2026-08-05T00:48:00Z"/>
        </w:rPr>
      </w:pPr>
      <w:del w:id="19" w:author="Jisun Min" w:date="2026-08-05T09:48:00Z" w16du:dateUtc="2026-08-05T00:48:00Z">
        <w:r w:rsidRPr="00DC32E8" w:rsidDel="007D334A">
          <w:delText>학교 이메일 인증에 실패하였거나 소속을 확인할 수 없는 경우</w:delText>
        </w:r>
      </w:del>
    </w:p>
    <w:p w14:paraId="1856A9E0" w14:textId="720D28F1" w:rsidR="00DC32E8" w:rsidRPr="00DC32E8" w:rsidDel="007D334A" w:rsidRDefault="00DC32E8" w:rsidP="00DC32E8">
      <w:pPr>
        <w:numPr>
          <w:ilvl w:val="0"/>
          <w:numId w:val="1"/>
        </w:numPr>
        <w:rPr>
          <w:del w:id="20" w:author="Jisun Min" w:date="2026-08-05T09:48:00Z" w16du:dateUtc="2026-08-05T00:48:00Z"/>
        </w:rPr>
      </w:pPr>
      <w:del w:id="21" w:author="Jisun Min" w:date="2026-08-05T09:48:00Z" w16du:dateUtc="2026-08-05T00:48:00Z">
        <w:r w:rsidRPr="00DC32E8" w:rsidDel="007D334A">
          <w:delText>타인의 정보를 도용하거나 허위 정보를 기재한 경우</w:delText>
        </w:r>
      </w:del>
    </w:p>
    <w:p w14:paraId="4FBFC460" w14:textId="5A958BBD" w:rsidR="00DC32E8" w:rsidRPr="00DC32E8" w:rsidDel="007D334A" w:rsidRDefault="00DC32E8" w:rsidP="00DC32E8">
      <w:pPr>
        <w:numPr>
          <w:ilvl w:val="0"/>
          <w:numId w:val="1"/>
        </w:numPr>
        <w:rPr>
          <w:del w:id="22" w:author="Jisun Min" w:date="2026-08-05T09:48:00Z" w16du:dateUtc="2026-08-05T00:48:00Z"/>
        </w:rPr>
      </w:pPr>
      <w:del w:id="23" w:author="Jisun Min" w:date="2026-08-05T09:48:00Z" w16du:dateUtc="2026-08-05T00:48:00Z">
        <w:r w:rsidRPr="00DC32E8" w:rsidDel="007D334A">
          <w:delText>이전에 이 약관에 따라 자격을 상실한 사실이 있는 경우</w:delText>
        </w:r>
      </w:del>
    </w:p>
    <w:p w14:paraId="0ADD7417" w14:textId="40885900" w:rsidR="00DC32E8" w:rsidDel="007D334A" w:rsidRDefault="00DC32E8" w:rsidP="00DC32E8">
      <w:pPr>
        <w:numPr>
          <w:ilvl w:val="0"/>
          <w:numId w:val="1"/>
        </w:numPr>
        <w:rPr>
          <w:del w:id="24" w:author="Jisun Min" w:date="2026-08-05T09:48:00Z" w16du:dateUtc="2026-08-05T00:48:00Z"/>
        </w:rPr>
      </w:pPr>
      <w:del w:id="25" w:author="Jisun Min" w:date="2026-08-05T09:48:00Z" w16du:dateUtc="2026-08-05T00:48:00Z">
        <w:r w:rsidRPr="00DC32E8" w:rsidDel="007D334A">
          <w:delText>기타 원우회가 정한 이용신청 요건이 충족되지 않은 경우</w:delText>
        </w:r>
      </w:del>
    </w:p>
    <w:p w14:paraId="68D75BF3" w14:textId="22B3EEE0" w:rsidR="007D334A" w:rsidRPr="00DC32E8" w:rsidRDefault="007D334A">
      <w:pPr>
        <w:rPr>
          <w:ins w:id="26" w:author="Jisun Min" w:date="2026-08-05T09:48:00Z" w16du:dateUtc="2026-08-05T00:48:00Z"/>
        </w:rPr>
        <w:pPrChange w:id="27" w:author="Jisun Min" w:date="2026-08-05T09:48:00Z" w16du:dateUtc="2026-08-05T00:48:00Z">
          <w:pPr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28" w:author="Jisun Min" w:date="2026-08-05T09:48:00Z">
        <w:r w:rsidRPr="007D334A">
          <w:t>② 원우회가 이용신청을 거절하거나 이용계약을 해지하는 경우에는 그 사유를 신청자 또는 회원에게 알립니다. 다만 법령상 제한되거나 보안상 구체적인 사유를 알리기 어려운 경우에는 그러하지 않을 수 있습니다.</w:t>
        </w:r>
      </w:ins>
    </w:p>
    <w:p w14:paraId="6CBB4855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제7조 (회원정보의 변경)</w:t>
      </w:r>
    </w:p>
    <w:p w14:paraId="140D175F" w14:textId="77777777" w:rsidR="009B0CD4" w:rsidRDefault="009B0CD4" w:rsidP="00DC32E8">
      <w:r w:rsidRPr="009B0CD4">
        <w:t>① 회원은 마이페이지를 통해 등록한 정보를 수정할 수 있습니다.</w:t>
      </w:r>
      <w:r w:rsidRPr="009B0CD4">
        <w:br/>
        <w:t>② 다만 이름 및 기수 정보는 학적 인증에 기반한 정보이므로 가입 이후 회원이 직접 수정할 수 없으며, 변경이 필요한 경우 원우회가 정한 별도 절차를 통해 처리합니다.</w:t>
      </w:r>
      <w:r w:rsidRPr="009B0CD4">
        <w:br/>
        <w:t>③ 전공 정보는 사전에 정의된 항목 중 회원이 직접 선택하여 변경할 수 있습니다. 다만 실제 소속 전공과 다르게 선택하는 경우 서비스 이용이 제한될 수 있습니다.</w:t>
      </w:r>
    </w:p>
    <w:p w14:paraId="1BCE8074" w14:textId="213BF405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제8조 (회원 탈퇴 및 자격 상실)</w:t>
      </w:r>
    </w:p>
    <w:p w14:paraId="1D36751A" w14:textId="77777777" w:rsidR="00C12CC5" w:rsidRDefault="00C12CC5" w:rsidP="00DC32E8">
      <w:pPr>
        <w:rPr>
          <w:ins w:id="29" w:author="Jisun Min" w:date="2026-08-05T10:44:00Z" w16du:dateUtc="2026-08-05T01:44:00Z"/>
        </w:rPr>
      </w:pPr>
      <w:ins w:id="30" w:author="Jisun Min" w:date="2026-08-05T10:44:00Z">
        <w:r w:rsidRPr="00C12CC5">
          <w:t xml:space="preserve">① 회원은 마이페이지의 회원 탈퇴 기능을 이용하여 언제든지 이용계약을 해지할 수 있으며, 원우회는 특별한 사유가 없는 한 지체 없이 탈퇴를 처리합니다. </w:t>
        </w:r>
      </w:ins>
    </w:p>
    <w:p w14:paraId="1FE602CC" w14:textId="77777777" w:rsidR="00C12CC5" w:rsidRDefault="00C12CC5" w:rsidP="00DC32E8">
      <w:pPr>
        <w:rPr>
          <w:ins w:id="31" w:author="Jisun Min" w:date="2026-08-05T10:44:00Z" w16du:dateUtc="2026-08-05T01:44:00Z"/>
        </w:rPr>
      </w:pPr>
      <w:ins w:id="32" w:author="Jisun Min" w:date="2026-08-05T10:44:00Z">
        <w:r w:rsidRPr="00C12CC5">
          <w:t xml:space="preserve">② 원우회는 회원이 제5조에 따른 가입자격을 상실한 경우 회원 자격을 상실시킬 수 있습니다. </w:t>
        </w:r>
      </w:ins>
    </w:p>
    <w:p w14:paraId="13DF9D4A" w14:textId="77777777" w:rsidR="00C12CC5" w:rsidRDefault="00C12CC5" w:rsidP="00DC32E8">
      <w:pPr>
        <w:rPr>
          <w:ins w:id="33" w:author="Jisun Min" w:date="2026-08-05T10:44:00Z" w16du:dateUtc="2026-08-05T01:44:00Z"/>
        </w:rPr>
      </w:pPr>
      <w:ins w:id="34" w:author="Jisun Min" w:date="2026-08-05T10:44:00Z">
        <w:r w:rsidRPr="00C12CC5">
          <w:t xml:space="preserve">③ 원우회는 회원이 제10조의 의무를 위반한 경우 위반 사유와 조치 내용을 사전에 알리고 이용을 제한하거나 회원 자격을 상실시킬 수 있습니다. 다만 긴급한 권리침해 방지 또는 서비스 보호가 필요한 경우에는 먼저 조치한 후 그 사유를 알릴 수 있습니다. </w:t>
        </w:r>
      </w:ins>
    </w:p>
    <w:p w14:paraId="7E6F673F" w14:textId="77777777" w:rsidR="00C12CC5" w:rsidRDefault="00C12CC5" w:rsidP="00DC32E8">
      <w:pPr>
        <w:rPr>
          <w:ins w:id="35" w:author="Jisun Min" w:date="2026-08-05T10:44:00Z" w16du:dateUtc="2026-08-05T01:44:00Z"/>
        </w:rPr>
      </w:pPr>
      <w:ins w:id="36" w:author="Jisun Min" w:date="2026-08-05T10:44:00Z">
        <w:r w:rsidRPr="00C12CC5">
          <w:t xml:space="preserve">④ 회원 탈퇴 시 개인정보는 개인정보 처리방침에 따라 처리합니다. </w:t>
        </w:r>
      </w:ins>
    </w:p>
    <w:p w14:paraId="4D8EC48F" w14:textId="17D917B6" w:rsidR="00C12CC5" w:rsidRDefault="00C12CC5" w:rsidP="00DC32E8">
      <w:pPr>
        <w:rPr>
          <w:ins w:id="37" w:author="Jisun Min" w:date="2026-08-05T10:44:00Z" w16du:dateUtc="2026-08-05T01:44:00Z"/>
        </w:rPr>
      </w:pPr>
      <w:ins w:id="38" w:author="Jisun Min" w:date="2026-08-05T10:44:00Z">
        <w:r w:rsidRPr="00C12CC5">
          <w:lastRenderedPageBreak/>
          <w:t>⑤ 회원은 탈퇴 시 그동안 작성한 게시물, 댓글, 스크랩 등 서비스 이용 기록에 대한 권리를 포기하는 것으로 봅니다. 탈퇴 후 동일한 이메일로 다시 가입하더라도 이는 신규 회원가입으로 처리되며, 탈퇴 전 계정의 게시물 관리 권한 등은 승계되지 않습니다.</w:t>
        </w:r>
      </w:ins>
    </w:p>
    <w:p w14:paraId="3DAC26B2" w14:textId="5DF9A729" w:rsidR="00DC32E8" w:rsidDel="00C12CC5" w:rsidRDefault="009B0CD4" w:rsidP="00DC32E8">
      <w:pPr>
        <w:rPr>
          <w:del w:id="39" w:author="Jisun Min" w:date="2026-08-05T10:44:00Z" w16du:dateUtc="2026-08-05T01:44:00Z"/>
        </w:rPr>
      </w:pPr>
      <w:del w:id="40" w:author="Jisun Min" w:date="2026-08-05T10:44:00Z" w16du:dateUtc="2026-08-05T01:44:00Z">
        <w:r w:rsidRPr="009B0CD4" w:rsidDel="00C12CC5">
          <w:delText>① 회원 탈퇴는 마이페이지 내 문의 절차를 통해 원우회에 신청하며, 원우회 확인 후 처리됩니다.</w:delText>
        </w:r>
        <w:r w:rsidRPr="009B0CD4" w:rsidDel="00C12CC5">
          <w:br/>
          <w:delText>② 원우회는 회원이 제5조에 따른 가입자격(서강대학교 AI·SW대학원 소속 대학원생)을 상실한 경우 회원 자격을 상실시킬 수 있습니다.</w:delText>
        </w:r>
        <w:r w:rsidRPr="009B0CD4" w:rsidDel="00C12CC5">
          <w:br/>
          <w:delText>③ 원우회는 회원이 제10조의 의무를 위반한 경우 사전 통지 후 이용을 제한하거나 자격을 상실시킬 수 있습니다.</w:delText>
        </w:r>
      </w:del>
    </w:p>
    <w:p w14:paraId="2D954D7F" w14:textId="77777777" w:rsidR="009B0CD4" w:rsidRPr="00DC32E8" w:rsidRDefault="009B0CD4" w:rsidP="00DC32E8"/>
    <w:p w14:paraId="350C48FF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제3장 계약당사자의 의무</w:t>
      </w:r>
    </w:p>
    <w:p w14:paraId="33592179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제9조 (원우회의 의무)</w:t>
      </w:r>
    </w:p>
    <w:p w14:paraId="5BBB2C04" w14:textId="77777777" w:rsidR="009B0CD4" w:rsidRDefault="00DC32E8" w:rsidP="00DC32E8">
      <w:r w:rsidRPr="00DC32E8">
        <w:t xml:space="preserve">① 원우회는 관련 법령과 이 약관이 정하는 바에 따라 지속적, 안정적으로 서비스를 제공하기 위해 노력합니다. </w:t>
      </w:r>
    </w:p>
    <w:p w14:paraId="7D65F9B1" w14:textId="0299A77E" w:rsidR="00DC32E8" w:rsidRPr="00DC32E8" w:rsidRDefault="00DC32E8" w:rsidP="00DC32E8">
      <w:r w:rsidRPr="00DC32E8">
        <w:t>② 원우회는 회원의 개인정보를 개인정보 처리방침에 따라 안전하게 처리합니다.</w:t>
      </w:r>
    </w:p>
    <w:p w14:paraId="4C28FA3B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제10조 (회원의 의무)</w:t>
      </w:r>
    </w:p>
    <w:p w14:paraId="7BC5A7A5" w14:textId="77777777" w:rsidR="009B0CD4" w:rsidRDefault="00DC32E8" w:rsidP="00DC32E8">
      <w:r w:rsidRPr="00DC32E8">
        <w:t xml:space="preserve">① 회원은 계정 정보를 선량한 관리자의 주의로 관리해야 하며, 제3자에게 양도, 대여할 수 없습니다. </w:t>
      </w:r>
    </w:p>
    <w:p w14:paraId="5B1477E2" w14:textId="36948BD8" w:rsidR="00DC32E8" w:rsidRDefault="00DC32E8" w:rsidP="00DC32E8">
      <w:pPr>
        <w:rPr>
          <w:ins w:id="41" w:author="Jisun Min" w:date="2026-08-05T10:09:00Z" w16du:dateUtc="2026-08-05T01:09:00Z"/>
        </w:rPr>
      </w:pPr>
      <w:r w:rsidRPr="00DC32E8">
        <w:t>② 회원은 다음 각 호의 행위를 해서는 안 됩니다.</w:t>
      </w:r>
    </w:p>
    <w:p w14:paraId="2FE7EFFE" w14:textId="49C9E11B" w:rsidR="002C72A5" w:rsidRPr="002C72A5" w:rsidRDefault="002C72A5" w:rsidP="002C72A5">
      <w:pPr>
        <w:pStyle w:val="a6"/>
        <w:numPr>
          <w:ilvl w:val="0"/>
          <w:numId w:val="2"/>
        </w:numPr>
        <w:rPr>
          <w:ins w:id="42" w:author="Jisun Min" w:date="2026-08-05T10:09:00Z"/>
        </w:rPr>
      </w:pPr>
      <w:ins w:id="43" w:author="Jisun Min" w:date="2026-08-05T10:09:00Z">
        <w:r w:rsidRPr="002C72A5">
          <w:t xml:space="preserve">타인의 계정을 도용하거나 다른 사람을 사칭하거나 학적 정보를 허위로 등록하는 행위 </w:t>
        </w:r>
      </w:ins>
    </w:p>
    <w:p w14:paraId="6FEEB013" w14:textId="015F3159" w:rsidR="002C72A5" w:rsidRPr="002C72A5" w:rsidRDefault="002C72A5" w:rsidP="002C72A5">
      <w:pPr>
        <w:pStyle w:val="a6"/>
        <w:numPr>
          <w:ilvl w:val="0"/>
          <w:numId w:val="2"/>
        </w:numPr>
        <w:rPr>
          <w:ins w:id="44" w:author="Jisun Min" w:date="2026-08-05T10:09:00Z"/>
        </w:rPr>
      </w:pPr>
      <w:ins w:id="45" w:author="Jisun Min" w:date="2026-08-05T10:09:00Z">
        <w:r w:rsidRPr="002C72A5">
          <w:t xml:space="preserve">다른 회원 또는 제3자를 비방·모욕하거나 명예를 훼손하거나 지속적으로 괴롭히거나 위협하는 행위 </w:t>
        </w:r>
      </w:ins>
    </w:p>
    <w:p w14:paraId="32E5A9B6" w14:textId="7FE38B52" w:rsidR="002C72A5" w:rsidRPr="002C72A5" w:rsidRDefault="002C72A5" w:rsidP="002C72A5">
      <w:pPr>
        <w:pStyle w:val="a6"/>
        <w:numPr>
          <w:ilvl w:val="0"/>
          <w:numId w:val="2"/>
        </w:numPr>
        <w:rPr>
          <w:ins w:id="46" w:author="Jisun Min" w:date="2026-08-05T10:09:00Z"/>
        </w:rPr>
      </w:pPr>
      <w:ins w:id="47" w:author="Jisun Min" w:date="2026-08-05T10:09:00Z">
        <w:r w:rsidRPr="002C72A5">
          <w:t xml:space="preserve">원우회 또는 제3자가 권리를 보유한 콘텐츠를 권리자의 허락 없이 복제·배포하거나 상업적으로 이용하는 행위. 다만 회원이 직접 작성한 게시물이나 관계 법령상 허용되는 이용은 제외합니다. </w:t>
        </w:r>
      </w:ins>
    </w:p>
    <w:p w14:paraId="2FAC78AB" w14:textId="0884BBFB" w:rsidR="002C72A5" w:rsidRPr="002C72A5" w:rsidRDefault="002C72A5" w:rsidP="002C72A5">
      <w:pPr>
        <w:pStyle w:val="a6"/>
        <w:numPr>
          <w:ilvl w:val="0"/>
          <w:numId w:val="2"/>
        </w:numPr>
        <w:rPr>
          <w:ins w:id="48" w:author="Jisun Min" w:date="2026-08-05T10:09:00Z"/>
        </w:rPr>
      </w:pPr>
      <w:ins w:id="49" w:author="Jisun Min" w:date="2026-08-05T10:09:00Z">
        <w:r w:rsidRPr="002C72A5">
          <w:t xml:space="preserve">법령에 반하는 게시물을 등록하거나 타인의 저작권, 초상권, 개인정보 등 권리를 침해하는 행위 </w:t>
        </w:r>
      </w:ins>
    </w:p>
    <w:p w14:paraId="069E11E4" w14:textId="55B7BCF2" w:rsidR="002C72A5" w:rsidRPr="002C72A5" w:rsidRDefault="002C72A5" w:rsidP="002C72A5">
      <w:pPr>
        <w:pStyle w:val="a6"/>
        <w:numPr>
          <w:ilvl w:val="0"/>
          <w:numId w:val="2"/>
        </w:numPr>
        <w:rPr>
          <w:ins w:id="50" w:author="Jisun Min" w:date="2026-08-05T10:09:00Z"/>
        </w:rPr>
      </w:pPr>
      <w:ins w:id="51" w:author="Jisun Min" w:date="2026-08-05T10:09:00Z">
        <w:r w:rsidRPr="002C72A5">
          <w:t xml:space="preserve">타인의 개인정보를 동의 없이 수집·공개·유통하거나 서비스 내 개인정보와 게시물을 자동화된 방법으로 대량 수집하는 행위 </w:t>
        </w:r>
      </w:ins>
    </w:p>
    <w:p w14:paraId="7920FC2A" w14:textId="02B4C0F0" w:rsidR="002C72A5" w:rsidRPr="002C72A5" w:rsidRDefault="002C72A5" w:rsidP="002C72A5">
      <w:pPr>
        <w:pStyle w:val="a6"/>
        <w:numPr>
          <w:ilvl w:val="0"/>
          <w:numId w:val="2"/>
        </w:numPr>
        <w:rPr>
          <w:ins w:id="52" w:author="Jisun Min" w:date="2026-08-05T10:09:00Z"/>
        </w:rPr>
      </w:pPr>
      <w:ins w:id="53" w:author="Jisun Min" w:date="2026-08-05T10:09:00Z">
        <w:r w:rsidRPr="002C72A5">
          <w:t xml:space="preserve">영리 목적의 광고, 도배, 스팸성 정보를 반복적으로 게시하는 행위 </w:t>
        </w:r>
      </w:ins>
    </w:p>
    <w:p w14:paraId="0176DB23" w14:textId="61171AED" w:rsidR="002C72A5" w:rsidRPr="002C72A5" w:rsidRDefault="002C72A5" w:rsidP="002C72A5">
      <w:pPr>
        <w:pStyle w:val="a6"/>
        <w:numPr>
          <w:ilvl w:val="0"/>
          <w:numId w:val="2"/>
        </w:numPr>
        <w:rPr>
          <w:ins w:id="54" w:author="Jisun Min" w:date="2026-08-05T10:09:00Z"/>
        </w:rPr>
      </w:pPr>
      <w:ins w:id="55" w:author="Jisun Min" w:date="2026-08-05T10:09:00Z">
        <w:r w:rsidRPr="002C72A5">
          <w:t xml:space="preserve">악성코드 유포, 비정상적인 접근, 자동화된 수단의 부정한 사용 등 서비스의 안정적인 운영을 방해하는 행위 </w:t>
        </w:r>
      </w:ins>
    </w:p>
    <w:p w14:paraId="7022B615" w14:textId="22F1956A" w:rsidR="002C72A5" w:rsidRPr="00DC32E8" w:rsidRDefault="002C72A5">
      <w:pPr>
        <w:pStyle w:val="a6"/>
        <w:numPr>
          <w:ilvl w:val="0"/>
          <w:numId w:val="2"/>
        </w:numPr>
        <w:pPrChange w:id="56" w:author="Jisun Min" w:date="2026-08-05T10:09:00Z" w16du:dateUtc="2026-08-05T01:09:00Z">
          <w:pPr/>
        </w:pPrChange>
      </w:pPr>
      <w:ins w:id="57" w:author="Jisun Min" w:date="2026-08-05T10:09:00Z">
        <w:r w:rsidRPr="002C72A5">
          <w:t>그 밖에 관계 법령, 이 약관 또는 서비스의 운영정책을 위반하는 행위</w:t>
        </w:r>
      </w:ins>
    </w:p>
    <w:p w14:paraId="3B47F9C2" w14:textId="36E14C94" w:rsidR="00DC32E8" w:rsidRPr="00DC32E8" w:rsidDel="002C72A5" w:rsidRDefault="00DC32E8" w:rsidP="00DC32E8">
      <w:pPr>
        <w:numPr>
          <w:ilvl w:val="0"/>
          <w:numId w:val="2"/>
        </w:numPr>
        <w:rPr>
          <w:del w:id="58" w:author="Jisun Min" w:date="2026-08-05T10:09:00Z" w16du:dateUtc="2026-08-05T01:09:00Z"/>
        </w:rPr>
      </w:pPr>
      <w:del w:id="59" w:author="Jisun Min" w:date="2026-08-05T10:09:00Z" w16du:dateUtc="2026-08-05T01:09:00Z">
        <w:r w:rsidRPr="00DC32E8" w:rsidDel="002C72A5">
          <w:delText>타인의 계정을 도용하거나 학적 정보를 허위로 등록하는 행위</w:delText>
        </w:r>
      </w:del>
    </w:p>
    <w:p w14:paraId="53456D74" w14:textId="37EA5507" w:rsidR="00DC32E8" w:rsidRPr="00DC32E8" w:rsidDel="002C72A5" w:rsidRDefault="00DC32E8" w:rsidP="00DC32E8">
      <w:pPr>
        <w:numPr>
          <w:ilvl w:val="0"/>
          <w:numId w:val="2"/>
        </w:numPr>
        <w:rPr>
          <w:del w:id="60" w:author="Jisun Min" w:date="2026-08-05T10:09:00Z" w16du:dateUtc="2026-08-05T01:09:00Z"/>
        </w:rPr>
      </w:pPr>
      <w:del w:id="61" w:author="Jisun Min" w:date="2026-08-05T10:09:00Z" w16du:dateUtc="2026-08-05T01:09:00Z">
        <w:r w:rsidRPr="00DC32E8" w:rsidDel="002C72A5">
          <w:delText>다른 회원 또는 제3자를 비방·모욕하거나 명예를 훼손하는 행위</w:delText>
        </w:r>
      </w:del>
    </w:p>
    <w:p w14:paraId="2984DD26" w14:textId="6E362904" w:rsidR="00DC32E8" w:rsidRPr="00DC32E8" w:rsidDel="002C72A5" w:rsidRDefault="00DC32E8" w:rsidP="00DC32E8">
      <w:pPr>
        <w:numPr>
          <w:ilvl w:val="0"/>
          <w:numId w:val="2"/>
        </w:numPr>
        <w:rPr>
          <w:del w:id="62" w:author="Jisun Min" w:date="2026-08-05T10:09:00Z" w16du:dateUtc="2026-08-05T01:09:00Z"/>
        </w:rPr>
      </w:pPr>
      <w:del w:id="63" w:author="Jisun Min" w:date="2026-08-05T10:09:00Z" w16du:dateUtc="2026-08-05T01:09:00Z">
        <w:r w:rsidRPr="00DC32E8" w:rsidDel="002C72A5">
          <w:delText>서비스를 이용하여 얻은 정보를 원우회의 사전 승낙 없이 복제, 유통, 상업적으로 이용하는 행위</w:delText>
        </w:r>
      </w:del>
    </w:p>
    <w:p w14:paraId="6924C4C2" w14:textId="4993B326" w:rsidR="00DC32E8" w:rsidRPr="00DC32E8" w:rsidDel="002C72A5" w:rsidRDefault="00DC32E8" w:rsidP="00DC32E8">
      <w:pPr>
        <w:numPr>
          <w:ilvl w:val="0"/>
          <w:numId w:val="2"/>
        </w:numPr>
        <w:rPr>
          <w:del w:id="64" w:author="Jisun Min" w:date="2026-08-05T10:09:00Z" w16du:dateUtc="2026-08-05T01:09:00Z"/>
        </w:rPr>
      </w:pPr>
      <w:del w:id="65" w:author="Jisun Min" w:date="2026-08-05T10:09:00Z" w16du:dateUtc="2026-08-05T01:09:00Z">
        <w:r w:rsidRPr="00DC32E8" w:rsidDel="002C72A5">
          <w:delText>법령에 반하는 게시물을 등록하거나 타인의 저작권 등 권리를 침해하는 행위</w:delText>
        </w:r>
      </w:del>
    </w:p>
    <w:p w14:paraId="429D2B08" w14:textId="5EBCDDBE" w:rsidR="00DC32E8" w:rsidDel="002C72A5" w:rsidRDefault="00DC32E8" w:rsidP="00DC32E8">
      <w:pPr>
        <w:numPr>
          <w:ilvl w:val="0"/>
          <w:numId w:val="2"/>
        </w:numPr>
        <w:rPr>
          <w:del w:id="66" w:author="Jisun Min" w:date="2026-08-05T10:09:00Z" w16du:dateUtc="2026-08-05T01:09:00Z"/>
        </w:rPr>
      </w:pPr>
      <w:del w:id="67" w:author="Jisun Min" w:date="2026-08-05T10:09:00Z" w16du:dateUtc="2026-08-05T01:09:00Z">
        <w:r w:rsidRPr="00DC32E8" w:rsidDel="002C72A5">
          <w:delText>서비스의 안정적 운영을 방해하는 행위(비정상적인 접근, 자동화된 수단의 사용 등)</w:delText>
        </w:r>
      </w:del>
    </w:p>
    <w:p w14:paraId="43DB59D4" w14:textId="77777777" w:rsidR="009B0CD4" w:rsidRPr="00DC32E8" w:rsidRDefault="009B0CD4" w:rsidP="00C25CB9">
      <w:pPr>
        <w:ind w:left="360"/>
      </w:pPr>
    </w:p>
    <w:p w14:paraId="2288A29B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제4장 서비스의 제공 및 이용</w:t>
      </w:r>
    </w:p>
    <w:p w14:paraId="6ED2DFD5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lastRenderedPageBreak/>
        <w:t>제11조 (서비스의 내용)</w:t>
      </w:r>
    </w:p>
    <w:p w14:paraId="2AE1F22E" w14:textId="77777777" w:rsidR="00DC32E8" w:rsidRPr="00DC32E8" w:rsidRDefault="00DC32E8" w:rsidP="00DC32E8">
      <w:r w:rsidRPr="00DC32E8">
        <w:t>원우회가 제공하는 서비스는 다음과 같습니다.</w:t>
      </w:r>
    </w:p>
    <w:p w14:paraId="391495AB" w14:textId="77777777" w:rsidR="00DC32E8" w:rsidRPr="00DC32E8" w:rsidRDefault="00DC32E8" w:rsidP="00DC32E8">
      <w:pPr>
        <w:numPr>
          <w:ilvl w:val="0"/>
          <w:numId w:val="3"/>
        </w:numPr>
      </w:pPr>
      <w:r w:rsidRPr="00DC32E8">
        <w:t>공지사항 및 학사일정 안내</w:t>
      </w:r>
    </w:p>
    <w:p w14:paraId="65BE9B7C" w14:textId="77777777" w:rsidR="00DC32E8" w:rsidRPr="00DC32E8" w:rsidRDefault="00DC32E8" w:rsidP="00DC32E8">
      <w:pPr>
        <w:numPr>
          <w:ilvl w:val="0"/>
          <w:numId w:val="3"/>
        </w:numPr>
      </w:pPr>
      <w:r w:rsidRPr="00DC32E8">
        <w:t>커뮤니티(게시판, 자료공유, 사진첩 등)</w:t>
      </w:r>
    </w:p>
    <w:p w14:paraId="5C5FC022" w14:textId="77777777" w:rsidR="00DC32E8" w:rsidRPr="00DC32E8" w:rsidRDefault="00DC32E8" w:rsidP="00DC32E8">
      <w:pPr>
        <w:numPr>
          <w:ilvl w:val="0"/>
          <w:numId w:val="3"/>
        </w:numPr>
      </w:pPr>
      <w:r w:rsidRPr="00DC32E8">
        <w:t>참여활동(동아리, 스터디, 네트워킹) 모집 및 신청</w:t>
      </w:r>
    </w:p>
    <w:p w14:paraId="605ABB41" w14:textId="77777777" w:rsidR="00DC32E8" w:rsidRPr="00DC32E8" w:rsidRDefault="00DC32E8" w:rsidP="00DC32E8">
      <w:pPr>
        <w:numPr>
          <w:ilvl w:val="0"/>
          <w:numId w:val="3"/>
        </w:numPr>
      </w:pPr>
      <w:r w:rsidRPr="00DC32E8">
        <w:t>원우회 운영(임원진 소개, 상조회, 건의사항, FAQ 등)</w:t>
      </w:r>
    </w:p>
    <w:p w14:paraId="13CEA3D4" w14:textId="77777777" w:rsidR="00DC32E8" w:rsidRPr="00DC32E8" w:rsidRDefault="00DC32E8" w:rsidP="00DC32E8">
      <w:pPr>
        <w:numPr>
          <w:ilvl w:val="0"/>
          <w:numId w:val="3"/>
        </w:numPr>
      </w:pPr>
      <w:r w:rsidRPr="00DC32E8">
        <w:t>마이페이지(계정 및 개인정보 관리)</w:t>
      </w:r>
    </w:p>
    <w:p w14:paraId="796FAF1D" w14:textId="77777777" w:rsidR="00DC32E8" w:rsidRPr="00DC32E8" w:rsidRDefault="00DC32E8" w:rsidP="00DC32E8">
      <w:pPr>
        <w:numPr>
          <w:ilvl w:val="0"/>
          <w:numId w:val="3"/>
        </w:numPr>
      </w:pPr>
      <w:r w:rsidRPr="00DC32E8">
        <w:t>기타 원우회가 추가로 개발하거나 제공하는 서비스</w:t>
      </w:r>
    </w:p>
    <w:p w14:paraId="4C9DE717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제12조 (서비스 이용시간)</w:t>
      </w:r>
    </w:p>
    <w:p w14:paraId="60B74B6C" w14:textId="77777777" w:rsidR="00DC32E8" w:rsidRPr="00DC32E8" w:rsidRDefault="00DC32E8" w:rsidP="00DC32E8">
      <w:r w:rsidRPr="00DC32E8">
        <w:t>서비스는 연중무휴, 1일 24시간 제공을 원칙으로 합니다. 다만 시스템 점검 등 원우회가 필요하다고 인정하는 경우 서비스 제공을 일시 중단할 수 있으며, 이 경우 사전에 공지합니다(긴급한 경우 사후 공지 가능).</w:t>
      </w:r>
    </w:p>
    <w:p w14:paraId="72D567EA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제13조 (게시물의 관리)</w:t>
      </w:r>
    </w:p>
    <w:p w14:paraId="37D654F7" w14:textId="77777777" w:rsidR="009B0CD4" w:rsidRDefault="00DC32E8" w:rsidP="00DC32E8">
      <w:r w:rsidRPr="00DC32E8">
        <w:t xml:space="preserve">① 게시물의 저작권은 이를 게시한 회원에게 귀속됩니다. </w:t>
      </w:r>
    </w:p>
    <w:p w14:paraId="00007B9D" w14:textId="5111EDA3" w:rsidR="00DC32E8" w:rsidRPr="00DC32E8" w:rsidRDefault="00DC32E8" w:rsidP="00DC32E8">
      <w:r w:rsidRPr="00DC32E8">
        <w:t>② 회원의 게시물이 다음 각 호에 해당하는 경우 원우회는 사전 통지 없이 임시조치하거나 삭제할 수 있습니다.</w:t>
      </w:r>
    </w:p>
    <w:p w14:paraId="2D92F666" w14:textId="77777777" w:rsidR="00DC32E8" w:rsidRPr="00DC32E8" w:rsidRDefault="00DC32E8" w:rsidP="00DC32E8">
      <w:pPr>
        <w:numPr>
          <w:ilvl w:val="0"/>
          <w:numId w:val="4"/>
        </w:numPr>
      </w:pPr>
      <w:r w:rsidRPr="00DC32E8">
        <w:t>타인을 비방하거나 명예를 훼손하는 내용</w:t>
      </w:r>
    </w:p>
    <w:p w14:paraId="7A038204" w14:textId="77777777" w:rsidR="00DC32E8" w:rsidRPr="00DC32E8" w:rsidRDefault="00DC32E8" w:rsidP="00DC32E8">
      <w:pPr>
        <w:numPr>
          <w:ilvl w:val="0"/>
          <w:numId w:val="4"/>
        </w:numPr>
      </w:pPr>
      <w:r w:rsidRPr="00DC32E8">
        <w:t>공공질서 및 미풍양속에 반하는 내용</w:t>
      </w:r>
    </w:p>
    <w:p w14:paraId="739FCEB5" w14:textId="77777777" w:rsidR="00DC32E8" w:rsidRPr="00DC32E8" w:rsidRDefault="00DC32E8" w:rsidP="00DC32E8">
      <w:pPr>
        <w:numPr>
          <w:ilvl w:val="0"/>
          <w:numId w:val="4"/>
        </w:numPr>
      </w:pPr>
      <w:r w:rsidRPr="00DC32E8">
        <w:t>타인의 저작권 등 권리를 침해하는 내용</w:t>
      </w:r>
    </w:p>
    <w:p w14:paraId="21CD160D" w14:textId="77777777" w:rsidR="009B0CD4" w:rsidRDefault="00DC32E8" w:rsidP="00DC32E8">
      <w:pPr>
        <w:numPr>
          <w:ilvl w:val="0"/>
          <w:numId w:val="4"/>
        </w:numPr>
        <w:rPr>
          <w:ins w:id="68" w:author="Jisun Min" w:date="2026-08-05T10:10:00Z" w16du:dateUtc="2026-08-05T01:10:00Z"/>
        </w:rPr>
      </w:pPr>
      <w:r w:rsidRPr="00DC32E8">
        <w:t xml:space="preserve">서비스의 목적과 무관한 영리 목적의 광고 </w:t>
      </w:r>
    </w:p>
    <w:p w14:paraId="61AC629E" w14:textId="565B65CD" w:rsidR="002C72A5" w:rsidRDefault="002C72A5" w:rsidP="00DC32E8">
      <w:pPr>
        <w:numPr>
          <w:ilvl w:val="0"/>
          <w:numId w:val="4"/>
        </w:numPr>
      </w:pPr>
      <w:ins w:id="69" w:author="Jisun Min" w:date="2026-08-05T10:10:00Z">
        <w:r w:rsidRPr="002C72A5">
          <w:t>그 밖에 이 약관 또는 사전에 공개된 커뮤니티 운영정책을 중대하게 위반하는 내용</w:t>
        </w:r>
      </w:ins>
    </w:p>
    <w:p w14:paraId="240AF48F" w14:textId="4EE17556" w:rsidR="00C12CC5" w:rsidRDefault="00C12CC5" w:rsidP="00CE119D">
      <w:pPr>
        <w:rPr>
          <w:ins w:id="70" w:author="Jisun Min" w:date="2026-08-05T10:49:00Z" w16du:dateUtc="2026-08-05T01:49:00Z"/>
        </w:rPr>
      </w:pPr>
      <w:ins w:id="71" w:author="Jisun Min" w:date="2026-08-05T10:49:00Z" w16du:dateUtc="2026-08-05T01:49:00Z">
        <w:r>
          <w:t>③ 회원은 게시물을 서비스에 등록함으로써 원우회가 해당 게시물을 서비스 내에서 저장, 복제, 전송 및 표시하는 등 서비스 제공과 운영에 필요한 범위에서 이용할 수 있도록 비독점적 이용권을 부여합니다. 이 이용권은 게시물이 서비스에 게시되어 있는 동안에만 유효하며, 원우회가 게시물을 서비스 외부의 홍보물 등에 이용하려는 경우에는 회원의 별도 동의를 받습니다.</w:t>
        </w:r>
      </w:ins>
    </w:p>
    <w:p w14:paraId="07A8ADDA" w14:textId="62B3E9B8" w:rsidR="00C12CC5" w:rsidRDefault="00CE119D" w:rsidP="00C12CC5">
      <w:pPr>
        <w:rPr>
          <w:ins w:id="72" w:author="Jisun Min" w:date="2026-08-05T10:48:00Z" w16du:dateUtc="2026-08-05T01:48:00Z"/>
        </w:rPr>
      </w:pPr>
      <w:ins w:id="73" w:author="Jisun Min" w:date="2026-08-05T11:14:00Z" w16du:dateUtc="2026-08-05T02:14:00Z">
        <w:r>
          <w:rPr>
            <w:rFonts w:hint="eastAsia"/>
          </w:rPr>
          <w:t>④</w:t>
        </w:r>
      </w:ins>
      <w:ins w:id="74" w:author="Jisun Min" w:date="2026-08-05T10:49:00Z" w16du:dateUtc="2026-08-05T01:49:00Z">
        <w:r w:rsidR="00C12CC5">
          <w:t xml:space="preserve"> 회원 탈퇴 후 게시물의 처리에 관해서는 제8조 제5항을 따릅니다.</w:t>
        </w:r>
      </w:ins>
    </w:p>
    <w:p w14:paraId="54C9EE50" w14:textId="3A69CB4A" w:rsidR="00DC32E8" w:rsidRPr="00DC32E8" w:rsidDel="00C12CC5" w:rsidRDefault="00DC32E8" w:rsidP="009B0CD4">
      <w:pPr>
        <w:rPr>
          <w:del w:id="75" w:author="Jisun Min" w:date="2026-08-05T10:48:00Z" w16du:dateUtc="2026-08-05T01:48:00Z"/>
        </w:rPr>
      </w:pPr>
      <w:del w:id="76" w:author="Jisun Min" w:date="2026-08-05T10:48:00Z" w16du:dateUtc="2026-08-05T01:48:00Z">
        <w:r w:rsidRPr="00DC32E8" w:rsidDel="00C12CC5">
          <w:lastRenderedPageBreak/>
          <w:delText>③ 원우회는 서비스 운영, 개선 목적 범위 내에서 회원의 게시물을 사용할 수 있으며, 이 경우 회원의 저작권을 침해하지 않습니다.</w:delText>
        </w:r>
      </w:del>
    </w:p>
    <w:p w14:paraId="61C856F1" w14:textId="77777777" w:rsidR="00DC32E8" w:rsidRPr="00873000" w:rsidRDefault="00DC32E8" w:rsidP="00DC32E8">
      <w:pPr>
        <w:rPr>
          <w:b/>
          <w:bCs/>
          <w:color w:val="000000" w:themeColor="text1"/>
        </w:rPr>
      </w:pPr>
      <w:r w:rsidRPr="00873000">
        <w:rPr>
          <w:b/>
          <w:bCs/>
          <w:color w:val="000000" w:themeColor="text1"/>
        </w:rPr>
        <w:t>제14조 (원우회 서비스의 특수성)</w:t>
      </w:r>
    </w:p>
    <w:p w14:paraId="01204E81" w14:textId="2348F5F7" w:rsidR="00873000" w:rsidRPr="00873000" w:rsidRDefault="00873000" w:rsidP="00DC32E8">
      <w:pPr>
        <w:rPr>
          <w:color w:val="000000" w:themeColor="text1"/>
        </w:rPr>
      </w:pPr>
      <w:r w:rsidRPr="00873000">
        <w:rPr>
          <w:color w:val="000000" w:themeColor="text1"/>
        </w:rPr>
        <w:t xml:space="preserve">① </w:t>
      </w:r>
      <w:ins w:id="77" w:author="Jisun Min" w:date="2026-08-05T11:18:00Z">
        <w:r w:rsidR="00AA65CE" w:rsidRPr="00AA65CE">
          <w:rPr>
            <w:color w:val="000000" w:themeColor="text1"/>
          </w:rPr>
          <w:t xml:space="preserve">상조회 신청 내용(경조사 종류, 날짜, 관계, 비고, 처리 상태 등)은 회원 전체에게 공개됩니다. </w:t>
        </w:r>
      </w:ins>
      <w:del w:id="78" w:author="Jisun Min" w:date="2026-08-05T11:18:00Z" w16du:dateUtc="2026-08-05T02:18:00Z">
        <w:r w:rsidRPr="00873000" w:rsidDel="00AA65CE">
          <w:rPr>
            <w:color w:val="000000" w:themeColor="text1"/>
          </w:rPr>
          <w:delText xml:space="preserve">상조회 신청 내용(경조사 종류, 날짜, 관계, </w:delText>
        </w:r>
      </w:del>
      <w:del w:id="79" w:author="Jisun Min" w:date="2026-08-05T11:08:00Z" w16du:dateUtc="2026-08-05T02:08:00Z">
        <w:r w:rsidRPr="00873000" w:rsidDel="00CE119D">
          <w:rPr>
            <w:color w:val="000000" w:themeColor="text1"/>
          </w:rPr>
          <w:delText xml:space="preserve">연락처, </w:delText>
        </w:r>
      </w:del>
      <w:del w:id="80" w:author="Jisun Min" w:date="2026-08-05T11:18:00Z" w16du:dateUtc="2026-08-05T02:18:00Z">
        <w:r w:rsidRPr="00873000" w:rsidDel="00AA65CE">
          <w:rPr>
            <w:color w:val="000000" w:themeColor="text1"/>
          </w:rPr>
          <w:delText>비고, 첨부 증빙서류, 처리 상태 등)은 회원 전체에게 공개됩니다.</w:delText>
        </w:r>
      </w:del>
      <w:ins w:id="81" w:author="Jisun Min" w:date="2026-08-05T10:11:00Z">
        <w:r w:rsidR="002C72A5" w:rsidRPr="002C72A5">
          <w:rPr>
            <w:color w:val="000000" w:themeColor="text1"/>
          </w:rPr>
          <w:t>다만 첨부 증빙자료(파일·링크)는 서비스 화면에 노출되지 않으며, 원우회 관리자만 확인할 수 있습니다.</w:t>
        </w:r>
      </w:ins>
      <w:r w:rsidRPr="00873000">
        <w:rPr>
          <w:color w:val="000000" w:themeColor="text1"/>
        </w:rPr>
        <w:br/>
        <w:t>② 건의사항은 작성자 정보를 표시하지 않는 방식(익명)으로 운영되며, 접수된 건의사항은 원우회 운영진만 열람·처리할 수 있습니다.</w:t>
      </w:r>
      <w:r w:rsidRPr="00873000">
        <w:rPr>
          <w:color w:val="000000" w:themeColor="text1"/>
        </w:rPr>
        <w:br/>
        <w:t>③ 건의사항 처리를 위해 작성자의 계정 정보는 시스템 내부적으로 연동되어 저장될 수 있습니다.</w:t>
      </w:r>
    </w:p>
    <w:p w14:paraId="0D032387" w14:textId="77777777" w:rsidR="00873000" w:rsidRPr="00873000" w:rsidRDefault="00873000" w:rsidP="00DC32E8">
      <w:pPr>
        <w:rPr>
          <w:color w:val="EE0000"/>
        </w:rPr>
      </w:pPr>
    </w:p>
    <w:p w14:paraId="1913E699" w14:textId="502CAD7A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제5장 이용제한</w:t>
      </w:r>
    </w:p>
    <w:p w14:paraId="2B822F49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제15조 (이용제한 등)</w:t>
      </w:r>
    </w:p>
    <w:p w14:paraId="2B43865D" w14:textId="77777777" w:rsidR="002A1C42" w:rsidRPr="002A1C42" w:rsidRDefault="002A1C42" w:rsidP="002A1C42">
      <w:pPr>
        <w:rPr>
          <w:ins w:id="82" w:author="Jisun Min" w:date="2026-08-05T10:54:00Z"/>
        </w:rPr>
      </w:pPr>
      <w:ins w:id="83" w:author="Jisun Min" w:date="2026-08-05T10:54:00Z">
        <w:r w:rsidRPr="002A1C42">
          <w:t>① 원우회는 회원이 이 약관을 위반하거나 서비스의 정상적인 운영을 방해한 경우 위반의 정도에 따라 다음과 같이 조치할 수 있습니다.</w:t>
        </w:r>
      </w:ins>
    </w:p>
    <w:p w14:paraId="588665CA" w14:textId="77777777" w:rsidR="002A1C42" w:rsidRPr="002A1C42" w:rsidRDefault="002A1C42" w:rsidP="002A1C42">
      <w:pPr>
        <w:numPr>
          <w:ilvl w:val="0"/>
          <w:numId w:val="16"/>
        </w:numPr>
        <w:rPr>
          <w:ins w:id="84" w:author="Jisun Min" w:date="2026-08-05T10:54:00Z"/>
        </w:rPr>
      </w:pPr>
      <w:ins w:id="85" w:author="Jisun Min" w:date="2026-08-05T10:54:00Z">
        <w:r w:rsidRPr="002A1C42">
          <w:t>경미한 위반(1회성 부적절 게시물 등): 경고 또는 게시물 제한</w:t>
        </w:r>
      </w:ins>
    </w:p>
    <w:p w14:paraId="36FBE594" w14:textId="77777777" w:rsidR="002A1C42" w:rsidRPr="002A1C42" w:rsidRDefault="002A1C42" w:rsidP="002A1C42">
      <w:pPr>
        <w:numPr>
          <w:ilvl w:val="0"/>
          <w:numId w:val="16"/>
        </w:numPr>
        <w:rPr>
          <w:ins w:id="86" w:author="Jisun Min" w:date="2026-08-05T10:54:00Z"/>
        </w:rPr>
      </w:pPr>
      <w:ins w:id="87" w:author="Jisun Min" w:date="2026-08-05T10:54:00Z">
        <w:r w:rsidRPr="002A1C42">
          <w:t>반복적이거나 중대한 위반: 일시 이용정지</w:t>
        </w:r>
      </w:ins>
    </w:p>
    <w:p w14:paraId="1BF0245E" w14:textId="77777777" w:rsidR="002A1C42" w:rsidRDefault="002A1C42" w:rsidP="00DC32E8">
      <w:pPr>
        <w:numPr>
          <w:ilvl w:val="0"/>
          <w:numId w:val="16"/>
        </w:numPr>
        <w:rPr>
          <w:ins w:id="88" w:author="Jisun Min" w:date="2026-08-05T10:55:00Z" w16du:dateUtc="2026-08-05T01:55:00Z"/>
        </w:rPr>
      </w:pPr>
      <w:ins w:id="89" w:author="Jisun Min" w:date="2026-08-05T10:54:00Z">
        <w:r w:rsidRPr="002A1C42">
          <w:t xml:space="preserve">심각한 법령 위반이나 반복적인 중대 위반: 영구이용정지 </w:t>
        </w:r>
      </w:ins>
    </w:p>
    <w:p w14:paraId="253364DB" w14:textId="77777777" w:rsidR="002A1C42" w:rsidRDefault="002A1C42" w:rsidP="002A1C42">
      <w:pPr>
        <w:rPr>
          <w:ins w:id="90" w:author="Jisun Min" w:date="2026-08-05T10:55:00Z" w16du:dateUtc="2026-08-05T01:55:00Z"/>
        </w:rPr>
      </w:pPr>
      <w:ins w:id="91" w:author="Jisun Min" w:date="2026-08-05T10:54:00Z">
        <w:r w:rsidRPr="002A1C42">
          <w:t xml:space="preserve">② 원우회는 이용제한 조치를 하는 경우 제한 사유, 제한 내용, 제한기간 및 이의제기 방법을 이메일로 알립니다. 다만 해킹, 개인정보 노출, 불법정보 유통 등 긴급한 조치가 필요한 경우에는 먼저 이용을 제한하고 그 사유를 사후에 알릴 수 있습니다. </w:t>
        </w:r>
      </w:ins>
    </w:p>
    <w:p w14:paraId="7EC1049A" w14:textId="329F52AC" w:rsidR="002A1C42" w:rsidRPr="002A1C42" w:rsidRDefault="002A1C42" w:rsidP="002A1C42">
      <w:pPr>
        <w:rPr>
          <w:ins w:id="92" w:author="Jisun Min" w:date="2026-08-05T10:54:00Z" w16du:dateUtc="2026-08-05T01:54:00Z"/>
        </w:rPr>
      </w:pPr>
      <w:ins w:id="93" w:author="Jisun Min" w:date="2026-08-05T10:54:00Z">
        <w:r w:rsidRPr="002A1C42">
          <w:t>③ 회원은 이용제한 통지를 받은 날부터 14일 이내에 통지 이메일에 회신하는 방법으로 이의를 제기할 수 있으며, 원우회는 이의신청을 검토하여 그 결과를 회원에게 알립니다.</w:t>
        </w:r>
      </w:ins>
    </w:p>
    <w:p w14:paraId="3C5CC3BC" w14:textId="154121F9" w:rsidR="00DC32E8" w:rsidRDefault="00DC32E8" w:rsidP="00DC32E8">
      <w:del w:id="94" w:author="Jisun Min" w:date="2026-08-05T10:12:00Z" w16du:dateUtc="2026-08-05T01:12:00Z">
        <w:r w:rsidRPr="00DC32E8" w:rsidDel="002C72A5">
          <w:delText>원우회는 회원이 이 약관을 위반하거나 서비스의 정상적인 운영을 방해한 경우, 경고, 일시정지, 영구이용정지 등 단계적으로 서비스 이용을 제한할 수 있습니다.</w:delText>
        </w:r>
      </w:del>
    </w:p>
    <w:p w14:paraId="0EAF597C" w14:textId="77777777" w:rsidR="009B0CD4" w:rsidRPr="00DC32E8" w:rsidRDefault="009B0CD4" w:rsidP="00DC32E8"/>
    <w:p w14:paraId="4DCDD053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제6장 손해배상 및 면책</w:t>
      </w:r>
    </w:p>
    <w:p w14:paraId="6BBDCF80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제16조 (손해배상)</w:t>
      </w:r>
    </w:p>
    <w:p w14:paraId="6BCE490C" w14:textId="77777777" w:rsidR="00DC32E8" w:rsidRPr="00DC32E8" w:rsidRDefault="00DC32E8" w:rsidP="00DC32E8">
      <w:r w:rsidRPr="00DC32E8">
        <w:t>원우회 또는 회원이 이 약관을 위반하여 상대방에게 손해를 끼친 경우, 귀책 있는 당사자가 그 손해를 배상해야 합니다.</w:t>
      </w:r>
    </w:p>
    <w:p w14:paraId="63D552C2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제17조 (면책조항)</w:t>
      </w:r>
    </w:p>
    <w:p w14:paraId="51A94068" w14:textId="77777777" w:rsidR="002C72A5" w:rsidRDefault="002C72A5" w:rsidP="00DC32E8">
      <w:pPr>
        <w:rPr>
          <w:ins w:id="95" w:author="Jisun Min" w:date="2026-08-05T10:12:00Z" w16du:dateUtc="2026-08-05T01:12:00Z"/>
        </w:rPr>
      </w:pPr>
      <w:ins w:id="96" w:author="Jisun Min" w:date="2026-08-05T10:12:00Z">
        <w:r w:rsidRPr="002C72A5">
          <w:lastRenderedPageBreak/>
          <w:t xml:space="preserve">① 원우회는 천재지변, 전쟁, 통신사업자의 서비스 중단 등 합리적으로 통제하기 어려운 불가항력으로 서비스를 제공할 수 없는 경우 그 책임을 부담하지 않습니다. </w:t>
        </w:r>
      </w:ins>
    </w:p>
    <w:p w14:paraId="6E5B5DAE" w14:textId="77777777" w:rsidR="002C72A5" w:rsidRDefault="002C72A5" w:rsidP="00DC32E8">
      <w:pPr>
        <w:rPr>
          <w:ins w:id="97" w:author="Jisun Min" w:date="2026-08-05T10:12:00Z" w16du:dateUtc="2026-08-05T01:12:00Z"/>
        </w:rPr>
      </w:pPr>
      <w:ins w:id="98" w:author="Jisun Min" w:date="2026-08-05T10:12:00Z">
        <w:r w:rsidRPr="002C72A5">
          <w:t xml:space="preserve">② 원우회는 회원의 귀책사유로 발생한 서비스 이용 장애 또는 손해에 대하여 책임을 부담하지 않습니다. </w:t>
        </w:r>
      </w:ins>
    </w:p>
    <w:p w14:paraId="43D3205E" w14:textId="77777777" w:rsidR="002C72A5" w:rsidRDefault="002C72A5" w:rsidP="00DC32E8">
      <w:pPr>
        <w:rPr>
          <w:ins w:id="99" w:author="Jisun Min" w:date="2026-08-05T10:12:00Z" w16du:dateUtc="2026-08-05T01:12:00Z"/>
        </w:rPr>
      </w:pPr>
      <w:ins w:id="100" w:author="Jisun Min" w:date="2026-08-05T10:12:00Z">
        <w:r w:rsidRPr="002C72A5">
          <w:t xml:space="preserve">③ 원우회는 회원이 작성한 게시물이나 제공한 정보의 정확성, 신뢰성 또는 적법성을 보증하지 않습니다. 다만 원우회가 게시물의 위법성 또는 권리침해 사실을 알고도 관계 법령에 따른 필요한 조치를 하지 않은 경우에는 그러하지 않습니다. </w:t>
        </w:r>
      </w:ins>
    </w:p>
    <w:p w14:paraId="0DA2B660" w14:textId="001F1772" w:rsidR="002C72A5" w:rsidRDefault="002C72A5" w:rsidP="00DC32E8">
      <w:pPr>
        <w:rPr>
          <w:ins w:id="101" w:author="Jisun Min" w:date="2026-08-05T10:12:00Z" w16du:dateUtc="2026-08-05T01:12:00Z"/>
        </w:rPr>
      </w:pPr>
      <w:ins w:id="102" w:author="Jisun Min" w:date="2026-08-05T10:12:00Z">
        <w:r w:rsidRPr="002C72A5">
          <w:t>④ 이 조의 면책 규정은 원우회의 고의 또는 과실로 손해가 발생한 경우나 관계 법령에 따라 원우회가 책임을 부담하는 경우에는 적용되지 않습니다.</w:t>
        </w:r>
      </w:ins>
    </w:p>
    <w:p w14:paraId="7E81647C" w14:textId="7B4B2A4D" w:rsidR="009B0CD4" w:rsidDel="002C72A5" w:rsidRDefault="00DC32E8" w:rsidP="00DC32E8">
      <w:pPr>
        <w:rPr>
          <w:del w:id="103" w:author="Jisun Min" w:date="2026-08-05T10:12:00Z" w16du:dateUtc="2026-08-05T01:12:00Z"/>
        </w:rPr>
      </w:pPr>
      <w:del w:id="104" w:author="Jisun Min" w:date="2026-08-05T10:12:00Z" w16du:dateUtc="2026-08-05T01:12:00Z">
        <w:r w:rsidRPr="00DC32E8" w:rsidDel="002C72A5">
          <w:delText xml:space="preserve">① 원우회는 천재지변 등 불가항력으로 인해 서비스를 제공할 수 없는 경우 책임이 면제됩니다. </w:delText>
        </w:r>
      </w:del>
    </w:p>
    <w:p w14:paraId="1BEB1012" w14:textId="76088892" w:rsidR="009B0CD4" w:rsidDel="002C72A5" w:rsidRDefault="00DC32E8" w:rsidP="00DC32E8">
      <w:pPr>
        <w:rPr>
          <w:del w:id="105" w:author="Jisun Min" w:date="2026-08-05T10:12:00Z" w16du:dateUtc="2026-08-05T01:12:00Z"/>
        </w:rPr>
      </w:pPr>
      <w:del w:id="106" w:author="Jisun Min" w:date="2026-08-05T10:12:00Z" w16du:dateUtc="2026-08-05T01:12:00Z">
        <w:r w:rsidRPr="00DC32E8" w:rsidDel="002C72A5">
          <w:delText xml:space="preserve">② 원우회는 회원의 귀책사유로 인한 서비스 이용 장애에 대해 책임을 지지 않습니다. </w:delText>
        </w:r>
      </w:del>
    </w:p>
    <w:p w14:paraId="09D4D0FE" w14:textId="484B8E4B" w:rsidR="00DC32E8" w:rsidDel="002C72A5" w:rsidRDefault="00DC32E8" w:rsidP="00DC32E8">
      <w:pPr>
        <w:rPr>
          <w:del w:id="107" w:author="Jisun Min" w:date="2026-08-05T10:12:00Z" w16du:dateUtc="2026-08-05T01:12:00Z"/>
        </w:rPr>
      </w:pPr>
      <w:del w:id="108" w:author="Jisun Min" w:date="2026-08-05T10:12:00Z" w16du:dateUtc="2026-08-05T01:12:00Z">
        <w:r w:rsidRPr="00DC32E8" w:rsidDel="002C72A5">
          <w:delText>③ 원우회는 회원이 게시한 정보의 신뢰도, 정확성에 대해 책임을 지지 않습니다.</w:delText>
        </w:r>
      </w:del>
    </w:p>
    <w:p w14:paraId="1E853080" w14:textId="77777777" w:rsidR="009B0CD4" w:rsidRPr="00DC32E8" w:rsidRDefault="009B0CD4" w:rsidP="00DC32E8"/>
    <w:p w14:paraId="4462650F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제7장 기타</w:t>
      </w:r>
    </w:p>
    <w:p w14:paraId="0DCBC08D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제18조 (분쟁해결)</w:t>
      </w:r>
    </w:p>
    <w:p w14:paraId="4CD38E1F" w14:textId="77777777" w:rsidR="009B0CD4" w:rsidRDefault="00DC32E8" w:rsidP="00DC32E8">
      <w:r w:rsidRPr="00DC32E8">
        <w:t xml:space="preserve">① 서비스 이용과 관련하여 분쟁이 발생한 경우 원우회와 회원은 상호 협의하여 해결하도록 노력합니다. </w:t>
      </w:r>
    </w:p>
    <w:p w14:paraId="5CA69B5E" w14:textId="76A2563E" w:rsidR="00DC32E8" w:rsidRPr="00DC32E8" w:rsidRDefault="00DC32E8" w:rsidP="00DC32E8">
      <w:r w:rsidRPr="00DC32E8">
        <w:t>② 협의가 되지 않는 경우 관련 법령이 정한 관할 법원에 소를 제기할 수 있습니다.</w:t>
      </w:r>
    </w:p>
    <w:p w14:paraId="7EA33D30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제19조 (원우회 정보)</w:t>
      </w:r>
    </w:p>
    <w:p w14:paraId="576F44AF" w14:textId="77777777" w:rsidR="00DC32E8" w:rsidRPr="00DC32E8" w:rsidRDefault="00DC32E8" w:rsidP="00DC32E8">
      <w:pPr>
        <w:numPr>
          <w:ilvl w:val="0"/>
          <w:numId w:val="5"/>
        </w:numPr>
      </w:pPr>
      <w:r w:rsidRPr="00DC32E8">
        <w:t>명칭: AI·SW대학원 원우회 (※ 비법인 학생 자치단체로, 별도 사업자등록번호 없음)</w:t>
      </w:r>
    </w:p>
    <w:p w14:paraId="62AADD4A" w14:textId="77777777" w:rsidR="00DC32E8" w:rsidRPr="00DC32E8" w:rsidRDefault="00DC32E8" w:rsidP="00DC32E8">
      <w:pPr>
        <w:numPr>
          <w:ilvl w:val="0"/>
          <w:numId w:val="5"/>
        </w:numPr>
      </w:pPr>
      <w:r w:rsidRPr="00DC32E8">
        <w:t>대표자: 원우회장 (해당 임기의 재임자가 대표자 지위를 승계)</w:t>
      </w:r>
    </w:p>
    <w:p w14:paraId="058B292E" w14:textId="0A8C82C0" w:rsidR="00DC32E8" w:rsidRPr="00AC3613" w:rsidRDefault="00DC32E8" w:rsidP="00DC32E8">
      <w:pPr>
        <w:numPr>
          <w:ilvl w:val="0"/>
          <w:numId w:val="5"/>
        </w:numPr>
        <w:rPr>
          <w:color w:val="EE0000"/>
        </w:rPr>
      </w:pPr>
      <w:r w:rsidRPr="00AC3613">
        <w:rPr>
          <w:color w:val="EE0000"/>
        </w:rPr>
        <w:t xml:space="preserve">연락처(이메일): </w:t>
      </w:r>
      <w:ins w:id="109" w:author="진산 김" w:date="2026-09-06T15:09:00Z" w16du:dateUtc="2026-09-06T06:09:00Z">
        <w:r w:rsidR="0034785D">
          <w:rPr>
            <w:rFonts w:hint="eastAsia"/>
            <w:color w:val="EE0000"/>
          </w:rPr>
          <w:t>sogang30s@gmail.com</w:t>
        </w:r>
      </w:ins>
      <w:r w:rsidRPr="00AC3613">
        <w:rPr>
          <w:color w:val="EE0000"/>
        </w:rPr>
        <w:t>[확정 필요 — 특정 개인 이메일이 아닌, 임기 교체 시 인계되는 직책 기반 계정 권장]</w:t>
      </w:r>
    </w:p>
    <w:p w14:paraId="46B76BE1" w14:textId="4A546830" w:rsidR="00DC32E8" w:rsidRPr="00AC3613" w:rsidRDefault="00DC32E8" w:rsidP="00DC32E8">
      <w:pPr>
        <w:rPr>
          <w:color w:val="EE0000"/>
        </w:rPr>
      </w:pPr>
      <w:r w:rsidRPr="00AC3613">
        <w:rPr>
          <w:b/>
          <w:bCs/>
          <w:color w:val="EE0000"/>
        </w:rPr>
        <w:t>부칙</w:t>
      </w:r>
      <w:r w:rsidRPr="00AC3613">
        <w:rPr>
          <w:color w:val="EE0000"/>
        </w:rPr>
        <w:t xml:space="preserve"> 이 약관은 [20</w:t>
      </w:r>
      <w:ins w:id="110" w:author="진산 김" w:date="2026-09-06T15:09:00Z" w16du:dateUtc="2026-09-06T06:09:00Z">
        <w:r w:rsidR="009319F6">
          <w:rPr>
            <w:rFonts w:hint="eastAsia"/>
            <w:color w:val="EE0000"/>
          </w:rPr>
          <w:t>26</w:t>
        </w:r>
      </w:ins>
      <w:del w:id="111" w:author="진산 김" w:date="2026-09-06T15:09:00Z" w16du:dateUtc="2026-09-06T06:09:00Z">
        <w:r w:rsidRPr="00AC3613" w:rsidDel="009319F6">
          <w:rPr>
            <w:color w:val="EE0000"/>
          </w:rPr>
          <w:delText>XX</w:delText>
        </w:r>
      </w:del>
      <w:r w:rsidRPr="00AC3613">
        <w:rPr>
          <w:color w:val="EE0000"/>
        </w:rPr>
        <w:t xml:space="preserve">. </w:t>
      </w:r>
      <w:ins w:id="112" w:author="진산 김" w:date="2026-09-06T15:09:00Z" w16du:dateUtc="2026-09-06T06:09:00Z">
        <w:r w:rsidR="009319F6">
          <w:rPr>
            <w:rFonts w:hint="eastAsia"/>
            <w:color w:val="EE0000"/>
          </w:rPr>
          <w:t>10</w:t>
        </w:r>
      </w:ins>
      <w:del w:id="113" w:author="진산 김" w:date="2026-09-06T15:09:00Z" w16du:dateUtc="2026-09-06T06:09:00Z">
        <w:r w:rsidRPr="00AC3613" w:rsidDel="009319F6">
          <w:rPr>
            <w:color w:val="EE0000"/>
          </w:rPr>
          <w:delText>XX</w:delText>
        </w:r>
      </w:del>
      <w:r w:rsidRPr="00AC3613">
        <w:rPr>
          <w:color w:val="EE0000"/>
        </w:rPr>
        <w:t xml:space="preserve">. </w:t>
      </w:r>
      <w:ins w:id="114" w:author="진산 김" w:date="2026-09-06T15:09:00Z" w16du:dateUtc="2026-09-06T06:09:00Z">
        <w:r w:rsidR="009319F6">
          <w:rPr>
            <w:rFonts w:hint="eastAsia"/>
            <w:color w:val="EE0000"/>
          </w:rPr>
          <w:t>01</w:t>
        </w:r>
      </w:ins>
      <w:del w:id="115" w:author="진산 김" w:date="2026-09-06T15:09:00Z" w16du:dateUtc="2026-09-06T06:09:00Z">
        <w:r w:rsidRPr="00AC3613" w:rsidDel="009319F6">
          <w:rPr>
            <w:color w:val="EE0000"/>
          </w:rPr>
          <w:delText>XX</w:delText>
        </w:r>
      </w:del>
      <w:r w:rsidRPr="00AC3613">
        <w:rPr>
          <w:color w:val="EE0000"/>
        </w:rPr>
        <w:t>.]부터 시행합니다.</w:t>
      </w:r>
    </w:p>
    <w:p w14:paraId="05B269FD" w14:textId="77777777" w:rsidR="00DC32E8" w:rsidRPr="00DC32E8" w:rsidRDefault="001F25C4" w:rsidP="00DC32E8">
      <w:r>
        <w:pict w14:anchorId="5A8BAD65">
          <v:rect id="_x0000_i1025" style="width:0;height:1.5pt" o:hralign="center" o:hrstd="t" o:hr="t" fillcolor="#a0a0a0" stroked="f"/>
        </w:pict>
      </w:r>
    </w:p>
    <w:p w14:paraId="2898BAD2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개인정보 처리방침</w:t>
      </w:r>
    </w:p>
    <w:p w14:paraId="21D6C0EC" w14:textId="28A21798" w:rsidR="002C72A5" w:rsidRPr="002C72A5" w:rsidRDefault="00DC32E8" w:rsidP="002C72A5">
      <w:pPr>
        <w:rPr>
          <w:ins w:id="116" w:author="Jisun Min" w:date="2026-08-05T10:14:00Z"/>
        </w:rPr>
      </w:pPr>
      <w:r w:rsidRPr="00DC32E8">
        <w:t xml:space="preserve">AI·SW </w:t>
      </w:r>
      <w:ins w:id="117" w:author="Jisun Min" w:date="2026-08-10T16:00:00Z">
        <w:r w:rsidR="00346F0E" w:rsidRPr="00346F0E">
          <w:t>캠퍼스</w:t>
        </w:r>
      </w:ins>
      <w:del w:id="118" w:author="Jisun Min" w:date="2026-08-10T16:00:00Z" w16du:dateUtc="2026-08-10T07:00:00Z">
        <w:r w:rsidRPr="00DC32E8" w:rsidDel="00346F0E">
          <w:delText>다있어</w:delText>
        </w:r>
      </w:del>
      <w:r w:rsidRPr="00DC32E8">
        <w:t xml:space="preserve">(이하 “서비스”)를 운영하는 AI·SW대학원 원우회(이하 “원우회”)는 「개인정보 보호법」에 따라 이용자의 </w:t>
      </w:r>
      <w:ins w:id="119" w:author="Jisun Min" w:date="2026-08-05T10:14:00Z">
        <w:r w:rsidR="002C72A5" w:rsidRPr="002C72A5">
          <w:t>개인정보를 보호하고 개인정보와 관련한 고충을 신속하게 처리할 수 있도록 다음과 같이 개인정보 처리방침을 수립·공개합니다. 본 서비스는 원우회가 독립적으로 운영하는 학생 자치 서비스이며, 서강대학교가 직접 운영하는 공식 서비스가 아닙니다.</w:t>
        </w:r>
      </w:ins>
    </w:p>
    <w:p w14:paraId="46B3D51B" w14:textId="77777777" w:rsidR="002C72A5" w:rsidRPr="002C72A5" w:rsidRDefault="002C72A5" w:rsidP="002C72A5">
      <w:pPr>
        <w:numPr>
          <w:ilvl w:val="0"/>
          <w:numId w:val="15"/>
        </w:numPr>
        <w:rPr>
          <w:ins w:id="120" w:author="Jisun Min" w:date="2026-08-05T10:14:00Z"/>
        </w:rPr>
      </w:pPr>
      <w:ins w:id="121" w:author="Jisun Min" w:date="2026-08-05T10:14:00Z">
        <w:r w:rsidRPr="002C72A5">
          <w:lastRenderedPageBreak/>
          <w:t>개인정보 처리방침 버전: [v1.0]</w:t>
        </w:r>
      </w:ins>
    </w:p>
    <w:p w14:paraId="7C034F90" w14:textId="7797EEFE" w:rsidR="002C72A5" w:rsidRPr="002C72A5" w:rsidRDefault="002C72A5" w:rsidP="002C72A5">
      <w:pPr>
        <w:numPr>
          <w:ilvl w:val="0"/>
          <w:numId w:val="15"/>
        </w:numPr>
        <w:rPr>
          <w:ins w:id="122" w:author="Jisun Min" w:date="2026-08-05T10:14:00Z"/>
        </w:rPr>
      </w:pPr>
      <w:ins w:id="123" w:author="Jisun Min" w:date="2026-08-05T10:14:00Z">
        <w:r w:rsidRPr="002C72A5">
          <w:t>시행일: [20</w:t>
        </w:r>
      </w:ins>
      <w:ins w:id="124" w:author="진산 김" w:date="2026-09-06T15:09:00Z" w16du:dateUtc="2026-09-06T06:09:00Z">
        <w:r w:rsidR="00A34EE2">
          <w:rPr>
            <w:rFonts w:hint="eastAsia"/>
          </w:rPr>
          <w:t>26</w:t>
        </w:r>
      </w:ins>
      <w:ins w:id="125" w:author="Jisun Min" w:date="2026-08-05T10:14:00Z">
        <w:del w:id="126" w:author="진산 김" w:date="2026-09-06T15:09:00Z" w16du:dateUtc="2026-09-06T06:09:00Z">
          <w:r w:rsidRPr="002C72A5" w:rsidDel="00A34EE2">
            <w:delText>XX</w:delText>
          </w:r>
        </w:del>
        <w:r w:rsidRPr="002C72A5">
          <w:t xml:space="preserve">. </w:t>
        </w:r>
      </w:ins>
      <w:ins w:id="127" w:author="진산 김" w:date="2026-09-06T15:09:00Z" w16du:dateUtc="2026-09-06T06:09:00Z">
        <w:r w:rsidR="00A34EE2">
          <w:rPr>
            <w:rFonts w:hint="eastAsia"/>
          </w:rPr>
          <w:t>10</w:t>
        </w:r>
      </w:ins>
      <w:ins w:id="128" w:author="Jisun Min" w:date="2026-08-05T10:14:00Z">
        <w:del w:id="129" w:author="진산 김" w:date="2026-09-06T15:09:00Z" w16du:dateUtc="2026-09-06T06:09:00Z">
          <w:r w:rsidRPr="002C72A5" w:rsidDel="00A34EE2">
            <w:delText>XX</w:delText>
          </w:r>
        </w:del>
        <w:r w:rsidRPr="002C72A5">
          <w:t xml:space="preserve">. </w:t>
        </w:r>
      </w:ins>
      <w:ins w:id="130" w:author="진산 김" w:date="2026-09-06T15:10:00Z" w16du:dateUtc="2026-09-06T06:10:00Z">
        <w:r w:rsidR="00A34EE2">
          <w:rPr>
            <w:rFonts w:hint="eastAsia"/>
          </w:rPr>
          <w:t>01</w:t>
        </w:r>
      </w:ins>
      <w:ins w:id="131" w:author="Jisun Min" w:date="2026-08-05T10:14:00Z">
        <w:del w:id="132" w:author="진산 김" w:date="2026-09-06T15:10:00Z" w16du:dateUtc="2026-09-06T06:10:00Z">
          <w:r w:rsidRPr="002C72A5" w:rsidDel="00A34EE2">
            <w:delText>XX</w:delText>
          </w:r>
        </w:del>
        <w:r w:rsidRPr="002C72A5">
          <w:t>.]</w:t>
        </w:r>
      </w:ins>
    </w:p>
    <w:p w14:paraId="0643CEB4" w14:textId="26103097" w:rsidR="00DC32E8" w:rsidRPr="00DC32E8" w:rsidRDefault="00DC32E8" w:rsidP="00DC32E8">
      <w:del w:id="133" w:author="Jisun Min" w:date="2026-08-05T10:14:00Z" w16du:dateUtc="2026-08-05T01:14:00Z">
        <w:r w:rsidRPr="00DC32E8" w:rsidDel="002C72A5">
          <w:delText>개인정보를 보호하고 이와 관련한 고충을 신속하게 처리할 수 있도록 다음과 같이 개인정보 처리방침을 수립·공개합니다.</w:delText>
        </w:r>
      </w:del>
    </w:p>
    <w:p w14:paraId="725D7CA5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제1조 (개인정보의 처리 목적)</w:t>
      </w:r>
    </w:p>
    <w:p w14:paraId="0783BB0F" w14:textId="440F635E" w:rsidR="00DC32E8" w:rsidRPr="00DC32E8" w:rsidRDefault="00DC32E8" w:rsidP="00DC32E8">
      <w:r w:rsidRPr="00DC32E8">
        <w:t>원우회는 다음의 목적을 위해 개인정보를 처리하며, 처리 목적이 변경되는 경우 관련 법령에 따라 필요한 조치를 이행합니다.</w:t>
      </w:r>
    </w:p>
    <w:p w14:paraId="63ABDE54" w14:textId="1AE03743" w:rsidR="00DC32E8" w:rsidRPr="00DC32E8" w:rsidRDefault="00DC32E8" w:rsidP="00DC32E8">
      <w:pPr>
        <w:numPr>
          <w:ilvl w:val="0"/>
          <w:numId w:val="6"/>
        </w:numPr>
      </w:pPr>
      <w:r w:rsidRPr="00DC32E8">
        <w:t xml:space="preserve">회원 가입 및 관리: 학적 확인(학교 이메일 인증), 회원 식별, 부정이용 방지, </w:t>
      </w:r>
      <w:ins w:id="134" w:author="Jisun Min" w:date="2026-08-05T10:14:00Z">
        <w:r w:rsidR="002C72A5" w:rsidRPr="002C72A5">
          <w:t>공지·이벤트 등 문자 안내,</w:t>
        </w:r>
      </w:ins>
      <w:ins w:id="135" w:author="Jisun Min" w:date="2026-08-05T10:14:00Z" w16du:dateUtc="2026-08-05T01:14:00Z">
        <w:r w:rsidR="002C72A5">
          <w:rPr>
            <w:rFonts w:hint="eastAsia"/>
          </w:rPr>
          <w:t xml:space="preserve"> </w:t>
        </w:r>
      </w:ins>
      <w:r w:rsidRPr="00DC32E8">
        <w:t>분쟁 조정을 위한 기록 보존</w:t>
      </w:r>
    </w:p>
    <w:p w14:paraId="537D18FA" w14:textId="77777777" w:rsidR="00DC32E8" w:rsidRPr="00DC32E8" w:rsidRDefault="00DC32E8" w:rsidP="00DC32E8">
      <w:pPr>
        <w:numPr>
          <w:ilvl w:val="0"/>
          <w:numId w:val="6"/>
        </w:numPr>
      </w:pPr>
      <w:r w:rsidRPr="00DC32E8">
        <w:t>커뮤니티 서비스 제공: 게시글·댓글·자료·사진 등록 및 열람, 좋아요·스크랩 등 활동 처리</w:t>
      </w:r>
    </w:p>
    <w:p w14:paraId="01340E35" w14:textId="77777777" w:rsidR="00DC32E8" w:rsidRPr="00DC32E8" w:rsidRDefault="00DC32E8" w:rsidP="00DC32E8">
      <w:pPr>
        <w:numPr>
          <w:ilvl w:val="0"/>
          <w:numId w:val="6"/>
        </w:numPr>
      </w:pPr>
      <w:r w:rsidRPr="00DC32E8">
        <w:t>참여활동(동아리·스터디·네트워킹) 서비스 제공: 모집, 신청, 참가 확인, 활동 인증 처리</w:t>
      </w:r>
    </w:p>
    <w:p w14:paraId="4511C37F" w14:textId="3CB33FEC" w:rsidR="00DC32E8" w:rsidRPr="00DC32E8" w:rsidRDefault="00C25CB9" w:rsidP="00DC32E8">
      <w:pPr>
        <w:numPr>
          <w:ilvl w:val="0"/>
          <w:numId w:val="6"/>
        </w:numPr>
      </w:pPr>
      <w:r w:rsidRPr="00C25CB9">
        <w:t>원우회 서비스 제공: 상조회 신청·심사·지급, 원우회 활동기록 보존, 건의사항 접수 및 답변</w:t>
      </w:r>
    </w:p>
    <w:p w14:paraId="5585BA79" w14:textId="77777777" w:rsidR="00DC32E8" w:rsidRPr="00DC32E8" w:rsidRDefault="00DC32E8" w:rsidP="00DC32E8">
      <w:pPr>
        <w:numPr>
          <w:ilvl w:val="0"/>
          <w:numId w:val="6"/>
        </w:numPr>
      </w:pPr>
      <w:r w:rsidRPr="00DC32E8">
        <w:t>공지사항·학사일정 등 정보 전달</w:t>
      </w:r>
    </w:p>
    <w:p w14:paraId="1B201B15" w14:textId="465C3923" w:rsidR="00AC3613" w:rsidRPr="00DC32E8" w:rsidRDefault="00DC32E8" w:rsidP="00AC3613">
      <w:pPr>
        <w:numPr>
          <w:ilvl w:val="0"/>
          <w:numId w:val="6"/>
        </w:numPr>
      </w:pPr>
      <w:r w:rsidRPr="00DC32E8">
        <w:t>서비스 부정이용 방지 및 민원 처리</w:t>
      </w:r>
    </w:p>
    <w:p w14:paraId="39216D31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제2조 (개인정보의 처리 및 보유 기간)</w:t>
      </w:r>
    </w:p>
    <w:p w14:paraId="5A22833A" w14:textId="645897C4" w:rsidR="002C72A5" w:rsidRDefault="002C72A5" w:rsidP="00873000">
      <w:pPr>
        <w:rPr>
          <w:ins w:id="136" w:author="Jisun Min" w:date="2026-08-05T10:15:00Z" w16du:dateUtc="2026-08-05T01:15:00Z"/>
        </w:rPr>
      </w:pPr>
      <w:ins w:id="137" w:author="Jisun Min" w:date="2026-08-05T10:15:00Z">
        <w:r w:rsidRPr="002C72A5">
          <w:t>① 원우회는 법령에 따른 보유·이용기간 또는 정보주체에게 고지하고 동의받은 기간 내에서 개인정보를 처리·보유하며, 처리목적이 달성되거나 보유기간이 지난 경우 지체 없이 파기합니다.</w:t>
        </w:r>
      </w:ins>
    </w:p>
    <w:p w14:paraId="0E81AE16" w14:textId="6A4C0F03" w:rsidR="002C72A5" w:rsidRDefault="00873000" w:rsidP="00873000">
      <w:pPr>
        <w:rPr>
          <w:ins w:id="138" w:author="Jisun Min" w:date="2026-08-05T10:15:00Z" w16du:dateUtc="2026-08-05T01:15:00Z"/>
        </w:rPr>
      </w:pPr>
      <w:del w:id="139" w:author="Jisun Min" w:date="2026-08-05T10:15:00Z" w16du:dateUtc="2026-08-05T01:15:00Z">
        <w:r w:rsidRPr="00873000" w:rsidDel="002C72A5">
          <w:delText>① 원우회는 법령에 따른 보유·이용기간 또는 정보주체로부터 동의받은 기간 내에서 개인정보를 처리·보유합니다.</w:delText>
        </w:r>
      </w:del>
      <w:r w:rsidRPr="00873000">
        <w:br/>
      </w:r>
      <w:ins w:id="140" w:author="Jisun Min" w:date="2026-08-05T10:15:00Z">
        <w:r w:rsidR="002C72A5" w:rsidRPr="002C72A5">
          <w:t>② 개인정보의 구체적인 보유기간은 다음과 같습니다.</w:t>
        </w:r>
      </w:ins>
    </w:p>
    <w:p w14:paraId="02C69353" w14:textId="4A753BBD" w:rsidR="00873000" w:rsidRPr="00873000" w:rsidRDefault="00873000" w:rsidP="00873000">
      <w:del w:id="141" w:author="Jisun Min" w:date="2026-08-05T10:15:00Z" w16du:dateUtc="2026-08-05T01:15:00Z">
        <w:r w:rsidRPr="00873000" w:rsidDel="002C72A5">
          <w:delText>② 각 개인정보 항목별 보유 기간은 다음과 같습니다.</w:delText>
        </w:r>
      </w:del>
    </w:p>
    <w:p w14:paraId="170E774D" w14:textId="77777777" w:rsidR="00873000" w:rsidRPr="00873000" w:rsidRDefault="00873000" w:rsidP="00873000">
      <w:pPr>
        <w:numPr>
          <w:ilvl w:val="0"/>
          <w:numId w:val="12"/>
        </w:numPr>
      </w:pPr>
      <w:r w:rsidRPr="00873000">
        <w:t>회원 가입 및 관리 정보: 회원 탈퇴 시까지 (단, 법령 위반에 따른 수사·조사가 진행 중인 경우 해당 절차 종료 시까지)</w:t>
      </w:r>
    </w:p>
    <w:p w14:paraId="21037588" w14:textId="0A3A4490" w:rsidR="00873000" w:rsidRPr="00873000" w:rsidRDefault="00873000" w:rsidP="00873000">
      <w:pPr>
        <w:numPr>
          <w:ilvl w:val="0"/>
          <w:numId w:val="12"/>
        </w:numPr>
      </w:pPr>
      <w:r w:rsidRPr="00873000">
        <w:t xml:space="preserve">커뮤니티 게시물(게시글, 댓글, 첨부파일 등): </w:t>
      </w:r>
      <w:ins w:id="142" w:author="Jisun Min" w:date="2026-08-05T10:16:00Z">
        <w:r w:rsidR="002C72A5" w:rsidRPr="002C72A5">
          <w:t>회원이 게시물을 직접 삭제할 때까지. 회원 탈퇴 후에도 게시물은 유지될 수 있으며, 이 경우에도 작성자 식별정보(이름 등)가 계속 표시될 수 있습니다.</w:t>
        </w:r>
      </w:ins>
      <w:del w:id="143" w:author="Jisun Min" w:date="2026-08-05T10:16:00Z" w16du:dateUtc="2026-08-05T01:16:00Z">
        <w:r w:rsidRPr="00873000" w:rsidDel="002C72A5">
          <w:delText>회원 탈퇴 또는 게시물 삭제 시까지</w:delText>
        </w:r>
      </w:del>
    </w:p>
    <w:p w14:paraId="1CC0A180" w14:textId="46C6CC5A" w:rsidR="00873000" w:rsidRDefault="00AD2810" w:rsidP="00873000">
      <w:pPr>
        <w:numPr>
          <w:ilvl w:val="0"/>
          <w:numId w:val="12"/>
        </w:numPr>
        <w:rPr>
          <w:ins w:id="144" w:author="Jisun Min" w:date="2026-08-05T10:20:00Z" w16du:dateUtc="2026-08-05T01:20:00Z"/>
        </w:rPr>
      </w:pPr>
      <w:r w:rsidRPr="002C72A5">
        <w:rPr>
          <w:rPrChange w:id="145" w:author="Jisun Min" w:date="2026-08-05T10:16:00Z" w16du:dateUtc="2026-08-05T01:16:00Z">
            <w:rPr>
              <w:color w:val="EE0000"/>
            </w:rPr>
          </w:rPrChange>
        </w:rPr>
        <w:lastRenderedPageBreak/>
        <w:t xml:space="preserve">참여활동 신청·활동인증 정보: </w:t>
      </w:r>
      <w:ins w:id="146" w:author="Jisun Min" w:date="2026-08-05T10:20:00Z">
        <w:r w:rsidR="00DE0B76" w:rsidRPr="00DE0B76">
          <w:t>원우회 활동기록 보존 목적상 별도 삭제 없이 보유하며, 정보주체가 개별적으로 삭제를 요청하는 경우 지체 없이 삭제합니다.</w:t>
        </w:r>
      </w:ins>
      <w:del w:id="147" w:author="Jisun Min" w:date="2026-08-05T10:20:00Z" w16du:dateUtc="2026-08-05T01:20:00Z">
        <w:r w:rsidRPr="002C72A5" w:rsidDel="00DE0B76">
          <w:rPr>
            <w:rPrChange w:id="148" w:author="Jisun Min" w:date="2026-08-05T10:16:00Z" w16du:dateUtc="2026-08-05T01:16:00Z">
              <w:rPr>
                <w:color w:val="EE0000"/>
              </w:rPr>
            </w:rPrChange>
          </w:rPr>
          <w:delText>해당 활동</w:delText>
        </w:r>
      </w:del>
      <w:del w:id="149" w:author="Jisun Min" w:date="2026-08-05T10:16:00Z" w16du:dateUtc="2026-08-05T01:16:00Z">
        <w:r w:rsidRPr="002C72A5" w:rsidDel="002C72A5">
          <w:rPr>
            <w:rPrChange w:id="150" w:author="Jisun Min" w:date="2026-08-05T10:16:00Z" w16du:dateUtc="2026-08-05T01:16:00Z">
              <w:rPr>
                <w:color w:val="EE0000"/>
              </w:rPr>
            </w:rPrChange>
          </w:rPr>
          <w:delText>(동아리·스터디·네트워킹)</w:delText>
        </w:r>
      </w:del>
      <w:del w:id="151" w:author="Jisun Min" w:date="2026-08-05T10:20:00Z" w16du:dateUtc="2026-08-05T01:20:00Z">
        <w:r w:rsidRPr="002C72A5" w:rsidDel="00DE0B76">
          <w:rPr>
            <w:rPrChange w:id="152" w:author="Jisun Min" w:date="2026-08-05T10:16:00Z" w16du:dateUtc="2026-08-05T01:16:00Z">
              <w:rPr>
                <w:color w:val="EE0000"/>
              </w:rPr>
            </w:rPrChange>
          </w:rPr>
          <w:delText xml:space="preserve"> 종료 후, 원우회 활동 자료 정리 시점까지 (단, 계좌번호는 매년 12월 말 일괄 파기)</w:delText>
        </w:r>
      </w:del>
    </w:p>
    <w:p w14:paraId="324FCE77" w14:textId="0C5B32A2" w:rsidR="00DE0B76" w:rsidRPr="002C72A5" w:rsidRDefault="00DE0B76" w:rsidP="00873000">
      <w:pPr>
        <w:numPr>
          <w:ilvl w:val="0"/>
          <w:numId w:val="12"/>
        </w:numPr>
        <w:rPr>
          <w:rPrChange w:id="153" w:author="Jisun Min" w:date="2026-08-05T10:16:00Z" w16du:dateUtc="2026-08-05T01:16:00Z">
            <w:rPr>
              <w:color w:val="EE0000"/>
            </w:rPr>
          </w:rPrChange>
        </w:rPr>
      </w:pPr>
      <w:ins w:id="154" w:author="Jisun Min" w:date="2026-08-05T10:20:00Z">
        <w:r w:rsidRPr="00DE0B76">
          <w:t>참여활동 지원금·활동비 지급을 위한 계좌정보: 원우회 임원진이 매년 교체되는 점을 고려하여 매년 12월 말일까지 일괄 파기</w:t>
        </w:r>
      </w:ins>
    </w:p>
    <w:p w14:paraId="25005CBB" w14:textId="5AC0C1C1" w:rsidR="00873000" w:rsidRDefault="00C25CB9" w:rsidP="00873000">
      <w:pPr>
        <w:numPr>
          <w:ilvl w:val="0"/>
          <w:numId w:val="12"/>
        </w:numPr>
        <w:rPr>
          <w:ins w:id="155" w:author="Jisun Min" w:date="2026-08-05T10:21:00Z" w16du:dateUtc="2026-08-05T01:21:00Z"/>
        </w:rPr>
      </w:pPr>
      <w:r w:rsidRPr="002C72A5">
        <w:rPr>
          <w:rPrChange w:id="156" w:author="Jisun Min" w:date="2026-08-05T10:16:00Z" w16du:dateUtc="2026-08-05T01:16:00Z">
            <w:rPr>
              <w:color w:val="EE0000"/>
            </w:rPr>
          </w:rPrChange>
        </w:rPr>
        <w:t>원우회 상조회 신청 정보</w:t>
      </w:r>
      <w:ins w:id="157" w:author="Jisun Min" w:date="2026-08-05T10:21:00Z">
        <w:r w:rsidR="00DE0B76" w:rsidRPr="00DE0B76">
          <w:t>(경조사 종류, 날짜, 관계, 연락처, 비고 등 목록 항목): 원우회 활동기록 보존 목적상 별도 삭제 없이 보유하며, 정보주체가 개별적으로 삭제를 요청하는 경우 지체 없이 삭제합니다.</w:t>
        </w:r>
      </w:ins>
      <w:del w:id="158" w:author="Jisun Min" w:date="2026-08-05T10:21:00Z" w16du:dateUtc="2026-08-05T01:21:00Z">
        <w:r w:rsidRPr="002C72A5" w:rsidDel="00DE0B76">
          <w:rPr>
            <w:rPrChange w:id="159" w:author="Jisun Min" w:date="2026-08-05T10:16:00Z" w16du:dateUtc="2026-08-05T01:16:00Z">
              <w:rPr>
                <w:color w:val="EE0000"/>
              </w:rPr>
            </w:rPrChange>
          </w:rPr>
          <w:delText>: 원우회 활동기록 보존 목적상 별도 삭제 없이 보유하며, 정보주체가 개별적으로 삭제를 요청하는 경우 지체 없이 삭제</w:delText>
        </w:r>
      </w:del>
    </w:p>
    <w:p w14:paraId="0A0E5234" w14:textId="00626ACF" w:rsidR="00DE0B76" w:rsidRPr="002C72A5" w:rsidRDefault="00DE0B76" w:rsidP="00873000">
      <w:pPr>
        <w:numPr>
          <w:ilvl w:val="0"/>
          <w:numId w:val="12"/>
        </w:numPr>
        <w:rPr>
          <w:rPrChange w:id="160" w:author="Jisun Min" w:date="2026-08-05T10:16:00Z" w16du:dateUtc="2026-08-05T01:16:00Z">
            <w:rPr>
              <w:color w:val="EE0000"/>
            </w:rPr>
          </w:rPrChange>
        </w:rPr>
      </w:pPr>
      <w:ins w:id="161" w:author="Jisun Min" w:date="2026-08-05T10:21:00Z">
        <w:r w:rsidRPr="00DE0B76">
          <w:t>상조회 첨부 증빙자료(파일·링크): 원우회 관리자만 열람하며, 매년 12월 말일까지 일괄 파기합니다.</w:t>
        </w:r>
      </w:ins>
    </w:p>
    <w:p w14:paraId="19F23260" w14:textId="5D40C5B6" w:rsidR="00873000" w:rsidRDefault="00873000" w:rsidP="00873000">
      <w:pPr>
        <w:numPr>
          <w:ilvl w:val="0"/>
          <w:numId w:val="12"/>
        </w:numPr>
        <w:rPr>
          <w:ins w:id="162" w:author="Jisun Min" w:date="2026-08-05T10:25:00Z" w16du:dateUtc="2026-08-05T01:25:00Z"/>
        </w:rPr>
      </w:pPr>
      <w:r w:rsidRPr="00873000">
        <w:t xml:space="preserve">원우회 건의사항: </w:t>
      </w:r>
      <w:ins w:id="163" w:author="Jisun Min" w:date="2026-08-05T10:21:00Z">
        <w:r w:rsidR="00DE0B76" w:rsidRPr="00DE0B76">
          <w:t>계속 유지 (별도 삭제 없음)</w:t>
        </w:r>
      </w:ins>
      <w:del w:id="164" w:author="Jisun Min" w:date="2026-08-05T10:21:00Z" w16du:dateUtc="2026-08-05T01:21:00Z">
        <w:r w:rsidRPr="00873000" w:rsidDel="00DE0B76">
          <w:delText>답변 완료 후, 원우회 임기 인수인계 시점까지</w:delText>
        </w:r>
      </w:del>
    </w:p>
    <w:p w14:paraId="78C8F23F" w14:textId="7E51A120" w:rsidR="00DE0B76" w:rsidRPr="00873000" w:rsidRDefault="00DE0B76" w:rsidP="00873000">
      <w:pPr>
        <w:numPr>
          <w:ilvl w:val="0"/>
          <w:numId w:val="12"/>
        </w:numPr>
      </w:pPr>
      <w:ins w:id="165" w:author="Jisun Min" w:date="2026-08-05T10:25:00Z">
        <w:r w:rsidRPr="00DE0B76">
          <w:t xml:space="preserve">접속기록, 오류기록 등 자동 생성정보: </w:t>
        </w:r>
      </w:ins>
      <w:ins w:id="166" w:author="Jisun Min" w:date="2026-08-05T10:31:00Z">
        <w:r w:rsidR="001765FD" w:rsidRPr="001765FD">
          <w:t>별도의 삭제 절차 없이 클라우드 저장소에 보관되며, 부정이용 방지·오류 분석 등 수집 목적 달성 시까지 보유</w:t>
        </w:r>
      </w:ins>
    </w:p>
    <w:p w14:paraId="0B2D6753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제3조 (개인정보의 제3자 제공)</w:t>
      </w:r>
    </w:p>
    <w:p w14:paraId="67E1A03C" w14:textId="7B5339BF" w:rsidR="00DC32E8" w:rsidRPr="00DC32E8" w:rsidRDefault="00DC32E8" w:rsidP="00DC32E8">
      <w:r w:rsidRPr="00DC32E8">
        <w:t xml:space="preserve">원우회는 정보주체의 개인정보를 제1조에서 명시한 범위 내에서만 처리하며, 정보주체의 동의, 법률의 특별한 규정 등 「개인정보 보호법」 제17조 및 제18조에 해당하는 경우를 제외하고는 </w:t>
      </w:r>
      <w:r w:rsidRPr="00DE0B76">
        <w:rPr>
          <w:rPrChange w:id="167" w:author="Jisun Min" w:date="2026-08-05T10:28:00Z" w16du:dateUtc="2026-08-05T01:28:00Z">
            <w:rPr>
              <w:color w:val="EE0000"/>
            </w:rPr>
          </w:rPrChange>
        </w:rPr>
        <w:t>개인정보를 제3자에게 제공하지 않습니다.</w:t>
      </w:r>
      <w:ins w:id="168" w:author="Jisun Min" w:date="2026-08-05T10:26:00Z" w16du:dateUtc="2026-08-05T01:26:00Z">
        <w:r w:rsidR="00DE0B76" w:rsidRPr="00DE0B76">
          <w:rPr>
            <w:rPrChange w:id="169" w:author="Jisun Min" w:date="2026-08-05T10:28:00Z" w16du:dateUtc="2026-08-05T01:28:00Z">
              <w:rPr>
                <w:color w:val="EE0000"/>
              </w:rPr>
            </w:rPrChange>
          </w:rPr>
          <w:t xml:space="preserve"> </w:t>
        </w:r>
      </w:ins>
      <w:ins w:id="170" w:author="Jisun Min" w:date="2026-08-05T10:26:00Z">
        <w:r w:rsidR="00DE0B76" w:rsidRPr="00DE0B76">
          <w:rPr>
            <w:color w:val="EE0000"/>
          </w:rPr>
          <w:t>다만 원우회 상조회 신청 내용(경조사 종류, 날짜, 관계, 비고 등)은 서비스 특성상 회원 전체에게 공개됩니다.</w:t>
        </w:r>
      </w:ins>
    </w:p>
    <w:p w14:paraId="55CD09C4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제4조 (개인정보 처리업무의 위탁)</w:t>
      </w:r>
    </w:p>
    <w:p w14:paraId="63A7BD0E" w14:textId="77777777" w:rsidR="002B2FD6" w:rsidRPr="002B2FD6" w:rsidRDefault="002A1C42" w:rsidP="002B2FD6">
      <w:pPr>
        <w:rPr>
          <w:ins w:id="171" w:author="진산 김" w:date="2026-09-07T16:37:00Z"/>
        </w:rPr>
      </w:pPr>
      <w:ins w:id="172" w:author="Jisun Min" w:date="2026-08-05T10:56:00Z" w16du:dateUtc="2026-08-05T01:56:00Z">
        <w:r w:rsidRPr="002A1C42">
          <w:t>①</w:t>
        </w:r>
        <w:r>
          <w:rPr>
            <w:rFonts w:hint="eastAsia"/>
          </w:rPr>
          <w:t xml:space="preserve"> </w:t>
        </w:r>
      </w:ins>
      <w:r w:rsidR="00AD2810" w:rsidRPr="00AD2810">
        <w:t xml:space="preserve">원우회는 원활한 </w:t>
      </w:r>
      <w:ins w:id="173" w:author="Jisun Min" w:date="2026-08-05T10:32:00Z">
        <w:r w:rsidR="001765FD" w:rsidRPr="001765FD">
          <w:t>서비스 제공을 위해 다음과 같이 개인정보 처리업무를 위탁합니다.</w:t>
        </w:r>
      </w:ins>
      <w:del w:id="174" w:author="Jisun Min" w:date="2026-08-05T10:32:00Z" w16du:dateUtc="2026-08-05T01:32:00Z">
        <w:r w:rsidR="00AD2810" w:rsidRPr="00AD2810" w:rsidDel="001765FD">
          <w:delText>서비스 운영을 위해 아래와 같이 개인정보 처리업무를 위탁하고 있습니다.</w:delText>
        </w:r>
        <w:r w:rsidR="00AD2810" w:rsidRPr="00AD2810" w:rsidDel="001765FD">
          <w:br/>
        </w:r>
      </w:del>
      <w:r w:rsidR="00AD2810" w:rsidRPr="00AD2810">
        <w:br/>
      </w:r>
      <w:ins w:id="175" w:author="진산 김" w:date="2026-09-07T16:37:00Z">
        <w:r w:rsidR="002B2FD6" w:rsidRPr="002B2FD6">
          <w:rPr>
            <w:b/>
            <w:bCs/>
          </w:rPr>
          <w:t>1. 클라우드 인프라 운영</w:t>
        </w:r>
      </w:ins>
    </w:p>
    <w:p w14:paraId="350CBBFF" w14:textId="77777777" w:rsidR="002B2FD6" w:rsidRPr="002B2FD6" w:rsidRDefault="002B2FD6" w:rsidP="002B2FD6">
      <w:pPr>
        <w:numPr>
          <w:ilvl w:val="0"/>
          <w:numId w:val="17"/>
        </w:numPr>
        <w:rPr>
          <w:ins w:id="176" w:author="진산 김" w:date="2026-09-07T16:37:00Z"/>
        </w:rPr>
      </w:pPr>
      <w:ins w:id="177" w:author="진산 김" w:date="2026-09-07T16:37:00Z">
        <w:r w:rsidRPr="002B2FD6">
          <w:t>수탁자: Google Cloud Korea LLC</w:t>
        </w:r>
      </w:ins>
    </w:p>
    <w:p w14:paraId="4494ED6B" w14:textId="77777777" w:rsidR="002B2FD6" w:rsidRPr="002B2FD6" w:rsidRDefault="002B2FD6" w:rsidP="002B2FD6">
      <w:pPr>
        <w:numPr>
          <w:ilvl w:val="0"/>
          <w:numId w:val="17"/>
        </w:numPr>
        <w:rPr>
          <w:ins w:id="178" w:author="진산 김" w:date="2026-09-07T16:37:00Z"/>
        </w:rPr>
      </w:pPr>
      <w:ins w:id="179" w:author="진산 김" w:date="2026-09-07T16:37:00Z">
        <w:r w:rsidRPr="002B2FD6">
          <w:t>위탁업무: 서비스 서버 및 데이터베이스 운영, 첨부파일 저장, 백업, 보안 관리 및 장애 대응</w:t>
        </w:r>
      </w:ins>
    </w:p>
    <w:p w14:paraId="2064FC29" w14:textId="77777777" w:rsidR="002B2FD6" w:rsidRPr="002B2FD6" w:rsidRDefault="002B2FD6" w:rsidP="002B2FD6">
      <w:pPr>
        <w:numPr>
          <w:ilvl w:val="0"/>
          <w:numId w:val="17"/>
        </w:numPr>
        <w:rPr>
          <w:ins w:id="180" w:author="진산 김" w:date="2026-09-07T16:37:00Z"/>
        </w:rPr>
      </w:pPr>
      <w:ins w:id="181" w:author="진산 김" w:date="2026-09-07T16:37:00Z">
        <w:r w:rsidRPr="002B2FD6">
          <w:t>처리되는 개인정보: 회원정보, 게시물·댓글·첨부파일, 참여활동·상조회 신청정보, 알림정보, 접속기록 및 서비스 이용기록</w:t>
        </w:r>
      </w:ins>
    </w:p>
    <w:p w14:paraId="5D2A8603" w14:textId="77777777" w:rsidR="002B2FD6" w:rsidRPr="002B2FD6" w:rsidRDefault="002B2FD6" w:rsidP="002B2FD6">
      <w:pPr>
        <w:numPr>
          <w:ilvl w:val="0"/>
          <w:numId w:val="17"/>
        </w:numPr>
        <w:rPr>
          <w:ins w:id="182" w:author="진산 김" w:date="2026-09-07T16:37:00Z"/>
        </w:rPr>
      </w:pPr>
      <w:ins w:id="183" w:author="진산 김" w:date="2026-09-07T16:37:00Z">
        <w:r w:rsidRPr="002B2FD6">
          <w:t xml:space="preserve">재위탁 여부 및 재수탁자: 있음. Google LLC 및 </w:t>
        </w:r>
        <w:r w:rsidRPr="002B2FD6">
          <w:fldChar w:fldCharType="begin"/>
        </w:r>
        <w:r w:rsidRPr="002B2FD6">
          <w:instrText>HYPERLINK "https://cloud.google.com/terms/subprocessors?hl=ko"</w:instrText>
        </w:r>
        <w:r w:rsidRPr="002B2FD6">
          <w:fldChar w:fldCharType="separate"/>
        </w:r>
        <w:r w:rsidRPr="002B2FD6">
          <w:rPr>
            <w:rStyle w:val="aa"/>
          </w:rPr>
          <w:t>Google Cloud Platform 하위처리업체 목록</w:t>
        </w:r>
      </w:ins>
      <w:ins w:id="184" w:author="진산 김" w:date="2026-09-07T16:37:00Z" w16du:dateUtc="2026-09-07T07:37:00Z">
        <w:r w:rsidRPr="002B2FD6">
          <w:fldChar w:fldCharType="end"/>
        </w:r>
      </w:ins>
      <w:ins w:id="185" w:author="진산 김" w:date="2026-09-07T16:37:00Z">
        <w:r w:rsidRPr="002B2FD6">
          <w:t xml:space="preserve"> 중 원우회가 이용하는 서비스와 리전에 적용되는 업체</w:t>
        </w:r>
      </w:ins>
    </w:p>
    <w:p w14:paraId="4364081E" w14:textId="77777777" w:rsidR="002B2FD6" w:rsidRPr="002B2FD6" w:rsidRDefault="002B2FD6" w:rsidP="002B2FD6">
      <w:pPr>
        <w:numPr>
          <w:ilvl w:val="0"/>
          <w:numId w:val="17"/>
        </w:numPr>
        <w:rPr>
          <w:ins w:id="186" w:author="진산 김" w:date="2026-09-07T16:37:00Z"/>
        </w:rPr>
      </w:pPr>
      <w:ins w:id="187" w:author="진산 김" w:date="2026-09-07T16:37:00Z">
        <w:r w:rsidRPr="002B2FD6">
          <w:t>보유 및 이용기간: 회원 탈퇴, 처리목적 달성 또는 위탁계약 종료 시까지. 다만 관계 법령에 따라 보존할 필요가 있는 경우에는 해당 법령에서 정한 기간까지</w:t>
        </w:r>
      </w:ins>
    </w:p>
    <w:p w14:paraId="6F98375E" w14:textId="77777777" w:rsidR="002B2FD6" w:rsidRPr="002B2FD6" w:rsidRDefault="002B2FD6" w:rsidP="002B2FD6">
      <w:pPr>
        <w:rPr>
          <w:ins w:id="188" w:author="진산 김" w:date="2026-09-07T16:37:00Z"/>
        </w:rPr>
      </w:pPr>
      <w:ins w:id="189" w:author="진산 김" w:date="2026-09-07T16:37:00Z">
        <w:r w:rsidRPr="002B2FD6">
          <w:rPr>
            <w:b/>
            <w:bCs/>
          </w:rPr>
          <w:lastRenderedPageBreak/>
          <w:t>2. 이메일 발송</w:t>
        </w:r>
      </w:ins>
    </w:p>
    <w:p w14:paraId="3D911480" w14:textId="77777777" w:rsidR="002B2FD6" w:rsidRPr="002B2FD6" w:rsidRDefault="002B2FD6" w:rsidP="002B2FD6">
      <w:pPr>
        <w:numPr>
          <w:ilvl w:val="0"/>
          <w:numId w:val="18"/>
        </w:numPr>
        <w:rPr>
          <w:ins w:id="190" w:author="진산 김" w:date="2026-09-07T16:37:00Z"/>
        </w:rPr>
      </w:pPr>
      <w:ins w:id="191" w:author="진산 김" w:date="2026-09-07T16:37:00Z">
        <w:r w:rsidRPr="002B2FD6">
          <w:t>수탁자: Google LLC(Gmail)</w:t>
        </w:r>
      </w:ins>
    </w:p>
    <w:p w14:paraId="01CC3604" w14:textId="77777777" w:rsidR="002B2FD6" w:rsidRPr="002B2FD6" w:rsidRDefault="002B2FD6" w:rsidP="002B2FD6">
      <w:pPr>
        <w:numPr>
          <w:ilvl w:val="0"/>
          <w:numId w:val="18"/>
        </w:numPr>
        <w:rPr>
          <w:ins w:id="192" w:author="진산 김" w:date="2026-09-07T16:37:00Z"/>
        </w:rPr>
      </w:pPr>
      <w:ins w:id="193" w:author="진산 김" w:date="2026-09-07T16:37:00Z">
        <w:r w:rsidRPr="002B2FD6">
          <w:t>위탁업무: 회원가입 이메일 인증, 비밀번호 재설정, 계정 삭제 확인 및 계정 관련 안내 메일 발송</w:t>
        </w:r>
      </w:ins>
    </w:p>
    <w:p w14:paraId="1240DDD2" w14:textId="77777777" w:rsidR="002B2FD6" w:rsidRPr="002B2FD6" w:rsidRDefault="002B2FD6" w:rsidP="002B2FD6">
      <w:pPr>
        <w:numPr>
          <w:ilvl w:val="0"/>
          <w:numId w:val="18"/>
        </w:numPr>
        <w:rPr>
          <w:ins w:id="194" w:author="진산 김" w:date="2026-09-07T16:37:00Z"/>
        </w:rPr>
      </w:pPr>
      <w:ins w:id="195" w:author="진산 김" w:date="2026-09-07T16:37:00Z">
        <w:r w:rsidRPr="002B2FD6">
          <w:t>처리되는 개인정보: 이메일 주소, 이메일 인증번호, 비밀번호 재설정 코드, 계정 삭제 확인 코드 및 메일 발송내용</w:t>
        </w:r>
      </w:ins>
    </w:p>
    <w:p w14:paraId="5D8A74C4" w14:textId="77777777" w:rsidR="002B2FD6" w:rsidRPr="002B2FD6" w:rsidRDefault="002B2FD6" w:rsidP="002B2FD6">
      <w:pPr>
        <w:numPr>
          <w:ilvl w:val="0"/>
          <w:numId w:val="18"/>
        </w:numPr>
        <w:rPr>
          <w:ins w:id="196" w:author="진산 김" w:date="2026-09-07T16:37:00Z"/>
        </w:rPr>
      </w:pPr>
      <w:ins w:id="197" w:author="진산 김" w:date="2026-09-07T16:37:00Z">
        <w:r w:rsidRPr="002B2FD6">
          <w:t>재위탁 여부 및 재수탁자: 있음. Google 계열회사 및 Google이 개인정보처리방침을 통해 공개하는 외부 처리업체</w:t>
        </w:r>
      </w:ins>
    </w:p>
    <w:p w14:paraId="23AE6BE1" w14:textId="77777777" w:rsidR="002B2FD6" w:rsidRPr="002B2FD6" w:rsidRDefault="002B2FD6" w:rsidP="002B2FD6">
      <w:pPr>
        <w:numPr>
          <w:ilvl w:val="0"/>
          <w:numId w:val="18"/>
        </w:numPr>
        <w:rPr>
          <w:ins w:id="198" w:author="진산 김" w:date="2026-09-07T16:37:00Z"/>
        </w:rPr>
      </w:pPr>
      <w:ins w:id="199" w:author="진산 김" w:date="2026-09-07T16:37:00Z">
        <w:r w:rsidRPr="002B2FD6">
          <w:t>보유 및 이용기간: 이메일 발송 목적 달성 또는 위탁계약 종료 시까지. 다만 관계 법령 및 Google의 서비스 운영정책에 따라 필요한 범위에서 보관될 수 있음</w:t>
        </w:r>
      </w:ins>
    </w:p>
    <w:p w14:paraId="756D670F" w14:textId="77777777" w:rsidR="002B2FD6" w:rsidRPr="002B2FD6" w:rsidRDefault="002B2FD6" w:rsidP="002B2FD6">
      <w:pPr>
        <w:rPr>
          <w:ins w:id="200" w:author="진산 김" w:date="2026-09-07T16:37:00Z"/>
        </w:rPr>
      </w:pPr>
      <w:ins w:id="201" w:author="진산 김" w:date="2026-09-07T16:37:00Z">
        <w:r w:rsidRPr="002B2FD6">
          <w:rPr>
            <w:b/>
            <w:bCs/>
          </w:rPr>
          <w:t>3. 모바일 푸시 알림 발송</w:t>
        </w:r>
      </w:ins>
    </w:p>
    <w:p w14:paraId="01179FDE" w14:textId="77777777" w:rsidR="002B2FD6" w:rsidRPr="002B2FD6" w:rsidRDefault="002B2FD6" w:rsidP="002B2FD6">
      <w:pPr>
        <w:numPr>
          <w:ilvl w:val="0"/>
          <w:numId w:val="19"/>
        </w:numPr>
        <w:rPr>
          <w:ins w:id="202" w:author="진산 김" w:date="2026-09-07T16:37:00Z"/>
        </w:rPr>
      </w:pPr>
      <w:ins w:id="203" w:author="진산 김" w:date="2026-09-07T16:37:00Z">
        <w:r w:rsidRPr="002B2FD6">
          <w:t>수탁자: 650 Industries, Inc.(Expo)</w:t>
        </w:r>
      </w:ins>
    </w:p>
    <w:p w14:paraId="025CAD0B" w14:textId="77777777" w:rsidR="002B2FD6" w:rsidRPr="002B2FD6" w:rsidRDefault="002B2FD6" w:rsidP="002B2FD6">
      <w:pPr>
        <w:numPr>
          <w:ilvl w:val="0"/>
          <w:numId w:val="19"/>
        </w:numPr>
        <w:rPr>
          <w:ins w:id="204" w:author="진산 김" w:date="2026-09-07T16:37:00Z"/>
        </w:rPr>
      </w:pPr>
      <w:ins w:id="205" w:author="진산 김" w:date="2026-09-07T16:37:00Z">
        <w:r w:rsidRPr="002B2FD6">
          <w:t>위탁업무: 모바일 푸시 알림 발송 및 전송 결과 확인</w:t>
        </w:r>
      </w:ins>
    </w:p>
    <w:p w14:paraId="3867249D" w14:textId="77777777" w:rsidR="002B2FD6" w:rsidRPr="002B2FD6" w:rsidRDefault="002B2FD6" w:rsidP="002B2FD6">
      <w:pPr>
        <w:numPr>
          <w:ilvl w:val="0"/>
          <w:numId w:val="19"/>
        </w:numPr>
        <w:rPr>
          <w:ins w:id="206" w:author="진산 김" w:date="2026-09-07T16:37:00Z"/>
        </w:rPr>
      </w:pPr>
      <w:ins w:id="207" w:author="진산 김" w:date="2026-09-07T16:37:00Z">
        <w:r w:rsidRPr="002B2FD6">
          <w:t>처리되는 개인정보: Expo Push Token, 기기 운영체제, 알림 제목·본문, 알림·게시물·일정 식별자 및 전송 결과</w:t>
        </w:r>
      </w:ins>
    </w:p>
    <w:p w14:paraId="67F4610D" w14:textId="648F22A4" w:rsidR="002B2FD6" w:rsidRPr="002B2FD6" w:rsidRDefault="002B2FD6" w:rsidP="002B2FD6">
      <w:pPr>
        <w:numPr>
          <w:ilvl w:val="0"/>
          <w:numId w:val="19"/>
        </w:numPr>
        <w:rPr>
          <w:ins w:id="208" w:author="진산 김" w:date="2026-09-07T16:37:00Z"/>
        </w:rPr>
      </w:pPr>
      <w:ins w:id="209" w:author="진산 김" w:date="2026-09-07T16:37:00Z">
        <w:r w:rsidRPr="002B2FD6">
          <w:t>재위탁 여부 및 재수탁자: 있음. Apple Inc., Google LLC, Amazon Web Services, Inc. 등</w:t>
        </w:r>
      </w:ins>
    </w:p>
    <w:p w14:paraId="253C224A" w14:textId="77777777" w:rsidR="002B2FD6" w:rsidRPr="002B2FD6" w:rsidRDefault="002B2FD6" w:rsidP="002B2FD6">
      <w:pPr>
        <w:numPr>
          <w:ilvl w:val="0"/>
          <w:numId w:val="19"/>
        </w:numPr>
        <w:rPr>
          <w:ins w:id="210" w:author="진산 김" w:date="2026-09-07T16:37:00Z"/>
        </w:rPr>
      </w:pPr>
      <w:ins w:id="211" w:author="진산 김" w:date="2026-09-07T16:37:00Z">
        <w:r w:rsidRPr="002B2FD6">
          <w:t>보유 및 이용기간: 푸시 알림 이용 중단, 회원 탈퇴 또는 위탁계약 종료 시까지. 알림 내용은 전송 완료 시까지 처리되며 전송 결과는 최대 24시간 동안 보관됨</w:t>
        </w:r>
      </w:ins>
    </w:p>
    <w:p w14:paraId="0BDA5867" w14:textId="0EFC404F" w:rsidR="001765FD" w:rsidRPr="001765FD" w:rsidDel="002B2FD6" w:rsidRDefault="001765FD" w:rsidP="002B2FD6">
      <w:pPr>
        <w:rPr>
          <w:ins w:id="212" w:author="Jisun Min" w:date="2026-08-05T10:32:00Z"/>
          <w:del w:id="213" w:author="진산 김" w:date="2026-09-07T16:37:00Z" w16du:dateUtc="2026-09-07T07:37:00Z"/>
        </w:rPr>
      </w:pPr>
      <w:ins w:id="214" w:author="Jisun Min" w:date="2026-08-05T10:32:00Z" w16du:dateUtc="2026-08-05T01:32:00Z">
        <w:del w:id="215" w:author="진산 김" w:date="2026-09-07T16:37:00Z" w16du:dateUtc="2026-09-07T07:37:00Z">
          <w:r w:rsidDel="002B2FD6">
            <w:rPr>
              <w:rFonts w:hint="eastAsia"/>
            </w:rPr>
            <w:delText xml:space="preserve">- </w:delText>
          </w:r>
        </w:del>
      </w:ins>
      <w:ins w:id="216" w:author="Jisun Min" w:date="2026-08-05T10:32:00Z">
        <w:del w:id="217" w:author="진산 김" w:date="2026-09-07T16:37:00Z" w16du:dateUtc="2026-09-07T07:37:00Z">
          <w:r w:rsidRPr="001765FD" w:rsidDel="002B2FD6">
            <w:delText xml:space="preserve">수탁자: </w:delText>
          </w:r>
        </w:del>
        <w:del w:id="218" w:author="진산 김" w:date="2026-09-07T16:31:00Z" w16du:dateUtc="2026-09-07T07:31:00Z">
          <w:r w:rsidRPr="001765FD" w:rsidDel="002B2FD6">
            <w:delText xml:space="preserve">[실제 클라우드 서비스 사업자명 확인 필요] </w:delText>
          </w:r>
        </w:del>
      </w:ins>
    </w:p>
    <w:p w14:paraId="527E2F0C" w14:textId="0420B9F8" w:rsidR="001765FD" w:rsidDel="002B2FD6" w:rsidRDefault="001765FD" w:rsidP="002B2FD6">
      <w:pPr>
        <w:rPr>
          <w:del w:id="219" w:author="진산 김" w:date="2026-09-07T16:31:00Z" w16du:dateUtc="2026-09-07T07:31:00Z"/>
        </w:rPr>
      </w:pPr>
      <w:ins w:id="220" w:author="Jisun Min" w:date="2026-08-05T10:33:00Z" w16du:dateUtc="2026-08-05T01:33:00Z">
        <w:del w:id="221" w:author="진산 김" w:date="2026-09-07T16:37:00Z" w16du:dateUtc="2026-09-07T07:37:00Z">
          <w:r w:rsidDel="002B2FD6">
            <w:rPr>
              <w:rFonts w:hint="eastAsia"/>
            </w:rPr>
            <w:delText xml:space="preserve">- </w:delText>
          </w:r>
        </w:del>
      </w:ins>
      <w:ins w:id="222" w:author="Jisun Min" w:date="2026-08-05T10:32:00Z">
        <w:del w:id="223" w:author="진산 김" w:date="2026-09-07T16:37:00Z" w16du:dateUtc="2026-09-07T07:37:00Z">
          <w:r w:rsidRPr="001765FD" w:rsidDel="002B2FD6">
            <w:delText xml:space="preserve">위탁업무: </w:delText>
          </w:r>
        </w:del>
        <w:del w:id="224" w:author="진산 김" w:date="2026-09-07T16:31:00Z" w16du:dateUtc="2026-09-07T07:31:00Z">
          <w:r w:rsidRPr="001765FD" w:rsidDel="002B2FD6">
            <w:delText xml:space="preserve">서버, 데이터베이스 및 파일 저장소 등 클라우드 인프라의 운영·관리 </w:delText>
          </w:r>
        </w:del>
      </w:ins>
    </w:p>
    <w:p w14:paraId="4DDFD213" w14:textId="65AEBB4F" w:rsidR="001765FD" w:rsidRPr="001765FD" w:rsidDel="002B2FD6" w:rsidRDefault="001765FD" w:rsidP="002B2FD6">
      <w:pPr>
        <w:rPr>
          <w:ins w:id="225" w:author="Jisun Min" w:date="2026-08-05T10:32:00Z"/>
          <w:del w:id="226" w:author="진산 김" w:date="2026-09-07T16:37:00Z" w16du:dateUtc="2026-09-07T07:37:00Z"/>
        </w:rPr>
      </w:pPr>
      <w:ins w:id="227" w:author="Jisun Min" w:date="2026-08-05T10:33:00Z" w16du:dateUtc="2026-08-05T01:33:00Z">
        <w:del w:id="228" w:author="진산 김" w:date="2026-09-07T16:37:00Z" w16du:dateUtc="2026-09-07T07:37:00Z">
          <w:r w:rsidDel="002B2FD6">
            <w:rPr>
              <w:rFonts w:hint="eastAsia"/>
            </w:rPr>
            <w:delText xml:space="preserve">- </w:delText>
          </w:r>
        </w:del>
      </w:ins>
      <w:ins w:id="229" w:author="Jisun Min" w:date="2026-08-05T10:32:00Z">
        <w:del w:id="230" w:author="진산 김" w:date="2026-09-07T16:37:00Z" w16du:dateUtc="2026-09-07T07:37:00Z">
          <w:r w:rsidRPr="001765FD" w:rsidDel="002B2FD6">
            <w:delText xml:space="preserve">재위탁 여부 및 재수탁자: 해당 없음 </w:delText>
          </w:r>
        </w:del>
      </w:ins>
    </w:p>
    <w:p w14:paraId="16C90000" w14:textId="1A53AF95" w:rsidR="001765FD" w:rsidDel="002B2FD6" w:rsidRDefault="001765FD" w:rsidP="002B2FD6">
      <w:pPr>
        <w:rPr>
          <w:ins w:id="231" w:author="Jisun Min" w:date="2026-08-05T10:32:00Z" w16du:dateUtc="2026-08-05T01:32:00Z"/>
          <w:del w:id="232" w:author="진산 김" w:date="2026-09-07T16:37:00Z" w16du:dateUtc="2026-09-07T07:37:00Z"/>
        </w:rPr>
      </w:pPr>
      <w:ins w:id="233" w:author="Jisun Min" w:date="2026-08-05T10:33:00Z" w16du:dateUtc="2026-08-05T01:33:00Z">
        <w:del w:id="234" w:author="진산 김" w:date="2026-09-07T16:37:00Z" w16du:dateUtc="2026-09-07T07:37:00Z">
          <w:r w:rsidDel="002B2FD6">
            <w:rPr>
              <w:rFonts w:hint="eastAsia"/>
            </w:rPr>
            <w:delText xml:space="preserve">- </w:delText>
          </w:r>
        </w:del>
      </w:ins>
      <w:ins w:id="235" w:author="Jisun Min" w:date="2026-08-05T10:32:00Z">
        <w:del w:id="236" w:author="진산 김" w:date="2026-09-07T16:37:00Z" w16du:dateUtc="2026-09-07T07:37:00Z">
          <w:r w:rsidRPr="001765FD" w:rsidDel="002B2FD6">
            <w:delText>보유 및 이용기간: 위탁계약 종료 또는 위탁업무 처리목적 달성 시까지</w:delText>
          </w:r>
        </w:del>
      </w:ins>
    </w:p>
    <w:p w14:paraId="2AB8BA7C" w14:textId="7DB353EE" w:rsidR="001765FD" w:rsidDel="002B2FD6" w:rsidRDefault="00C25CB9" w:rsidP="002B2FD6">
      <w:pPr>
        <w:rPr>
          <w:ins w:id="237" w:author="Jisun Min" w:date="2026-08-05T10:33:00Z" w16du:dateUtc="2026-08-05T01:33:00Z"/>
          <w:del w:id="238" w:author="진산 김" w:date="2026-09-07T16:37:00Z" w16du:dateUtc="2026-09-07T07:37:00Z"/>
        </w:rPr>
      </w:pPr>
      <w:del w:id="239" w:author="진산 김" w:date="2026-09-07T16:37:00Z" w16du:dateUtc="2026-09-07T07:37:00Z">
        <w:r w:rsidDel="002B2FD6">
          <w:rPr>
            <w:rFonts w:hint="eastAsia"/>
          </w:rPr>
          <w:delText xml:space="preserve">- </w:delText>
        </w:r>
        <w:r w:rsidR="00AD2810" w:rsidRPr="00AD2810" w:rsidDel="002B2FD6">
          <w:delText>수탁업무: 서버 호스팅(클라우드 인프라 운영)</w:delText>
        </w:r>
        <w:r w:rsidR="00AD2810" w:rsidRPr="00AD2810" w:rsidDel="002B2FD6">
          <w:br/>
        </w:r>
        <w:r w:rsidDel="002B2FD6">
          <w:rPr>
            <w:rFonts w:hint="eastAsia"/>
            <w:color w:val="EE0000"/>
          </w:rPr>
          <w:delText xml:space="preserve">- </w:delText>
        </w:r>
        <w:r w:rsidR="00AD2810" w:rsidRPr="00AD2810" w:rsidDel="002B2FD6">
          <w:rPr>
            <w:color w:val="EE0000"/>
          </w:rPr>
          <w:delText xml:space="preserve">수탁자: </w:delText>
        </w:r>
        <w:r w:rsidR="00AD2810" w:rsidRPr="00AD2810" w:rsidDel="002B2FD6">
          <w:rPr>
            <w:b/>
            <w:bCs/>
            <w:color w:val="EE0000"/>
          </w:rPr>
          <w:delText>[클라우드 서비스명 확인 필요]</w:delText>
        </w:r>
        <w:r w:rsidR="00AD2810" w:rsidRPr="00AD2810" w:rsidDel="002B2FD6">
          <w:br/>
        </w:r>
      </w:del>
    </w:p>
    <w:p w14:paraId="03823491" w14:textId="1A78A624" w:rsidR="001765FD" w:rsidRDefault="001765FD" w:rsidP="002B2FD6">
      <w:pPr>
        <w:rPr>
          <w:ins w:id="240" w:author="Jisun Min" w:date="2026-08-05T10:33:00Z" w16du:dateUtc="2026-08-05T01:33:00Z"/>
        </w:rPr>
      </w:pPr>
      <w:ins w:id="241" w:author="Jisun Min" w:date="2026-08-05T10:33:00Z">
        <w:r w:rsidRPr="001765FD">
          <w:t xml:space="preserve">② 원우회는 위탁계약을 체결할 때 개인정보의 목적 외 처리금지, 기술적·관리적 보호조치, 재위탁 제한, 안전관리 및 감독에 관한 사항을 문서에 명시하고 수탁자가 개인정보를 안전하게 처리하는지 감독합니다. </w:t>
        </w:r>
      </w:ins>
    </w:p>
    <w:p w14:paraId="1AA76059" w14:textId="71181296" w:rsidR="00E36473" w:rsidRDefault="002A1C42" w:rsidP="00DC32E8">
      <w:pPr>
        <w:rPr>
          <w:ins w:id="242" w:author="Jisun Min" w:date="2026-08-05T10:59:00Z" w16du:dateUtc="2026-08-05T01:59:00Z"/>
        </w:rPr>
      </w:pPr>
      <w:ins w:id="243" w:author="Jisun Min" w:date="2026-08-05T10:57:00Z" w16du:dateUtc="2026-08-05T01:57:00Z">
        <w:r w:rsidRPr="001765FD">
          <w:t>③</w:t>
        </w:r>
      </w:ins>
      <w:ins w:id="244" w:author="Jisun Min" w:date="2026-08-05T10:33:00Z">
        <w:r w:rsidR="001765FD" w:rsidRPr="001765FD">
          <w:t xml:space="preserve"> 위탁업무의 내용이나 수탁자가 변경되는 경우에는 이 개인정보 처리방침을 통해 지체 없이 공개합니다.</w:t>
        </w:r>
      </w:ins>
      <w:r w:rsidR="00AD2810" w:rsidRPr="00AD2810">
        <w:br/>
      </w:r>
      <w:del w:id="245" w:author="Jisun Min" w:date="2026-08-05T10:33:00Z" w16du:dateUtc="2026-08-05T01:33:00Z">
        <w:r w:rsidR="00AD2810" w:rsidRPr="00AD2810" w:rsidDel="001765FD">
          <w:delText>향후 위탁 내용이 변경되는 경우 이 개인정보 처리방침을 통해 사전에 고지하겠습니다.</w:delText>
        </w:r>
      </w:del>
    </w:p>
    <w:p w14:paraId="5284B828" w14:textId="77777777" w:rsidR="002A1C42" w:rsidRPr="002A1C42" w:rsidRDefault="002A1C42" w:rsidP="002A1C42">
      <w:pPr>
        <w:rPr>
          <w:ins w:id="246" w:author="Jisun Min" w:date="2026-08-05T10:59:00Z" w16du:dateUtc="2026-08-05T01:59:00Z"/>
          <w:b/>
          <w:bCs/>
          <w:rPrChange w:id="247" w:author="Jisun Min" w:date="2026-08-05T11:00:00Z" w16du:dateUtc="2026-08-05T02:00:00Z">
            <w:rPr>
              <w:ins w:id="248" w:author="Jisun Min" w:date="2026-08-05T10:59:00Z" w16du:dateUtc="2026-08-05T01:59:00Z"/>
            </w:rPr>
          </w:rPrChange>
        </w:rPr>
      </w:pPr>
      <w:ins w:id="249" w:author="Jisun Min" w:date="2026-08-05T10:59:00Z" w16du:dateUtc="2026-08-05T01:59:00Z">
        <w:r w:rsidRPr="002A1C42">
          <w:rPr>
            <w:rFonts w:hint="eastAsia"/>
            <w:b/>
            <w:bCs/>
            <w:rPrChange w:id="250" w:author="Jisun Min" w:date="2026-08-05T11:00:00Z" w16du:dateUtc="2026-08-05T02:00:00Z">
              <w:rPr>
                <w:rFonts w:hint="eastAsia"/>
              </w:rPr>
            </w:rPrChange>
          </w:rPr>
          <w:t>제</w:t>
        </w:r>
        <w:r w:rsidRPr="002A1C42">
          <w:rPr>
            <w:b/>
            <w:bCs/>
            <w:rPrChange w:id="251" w:author="Jisun Min" w:date="2026-08-05T11:00:00Z" w16du:dateUtc="2026-08-05T02:00:00Z">
              <w:rPr/>
            </w:rPrChange>
          </w:rPr>
          <w:t>4조의2 (개인정보의 국외 이전)</w:t>
        </w:r>
      </w:ins>
    </w:p>
    <w:p w14:paraId="4899B53E" w14:textId="77777777" w:rsidR="002A1C42" w:rsidRDefault="002A1C42" w:rsidP="002A1C42">
      <w:pPr>
        <w:rPr>
          <w:ins w:id="252" w:author="Jisun Min" w:date="2026-08-05T10:59:00Z" w16du:dateUtc="2026-08-05T01:59:00Z"/>
        </w:rPr>
      </w:pPr>
      <w:ins w:id="253" w:author="Jisun Min" w:date="2026-08-05T10:59:00Z" w16du:dateUtc="2026-08-05T01:59:00Z">
        <w:r>
          <w:rPr>
            <w:rFonts w:hint="eastAsia"/>
          </w:rPr>
          <w:t>①</w:t>
        </w:r>
        <w:r>
          <w:t xml:space="preserve"> 원우회가 해외에 위치한 클라우드, 인증, 푸시알림 또는 오류분석 서비스를 이용하여 개인정보를 국외로 이전하는 경우에는 다음 사항을 이 개인정보 처리방침에 구체적으로 공개합니다.</w:t>
        </w:r>
      </w:ins>
    </w:p>
    <w:p w14:paraId="58BD18CF" w14:textId="77777777" w:rsidR="009F32CD" w:rsidRPr="009F32CD" w:rsidRDefault="009F32CD" w:rsidP="009F32CD">
      <w:pPr>
        <w:rPr>
          <w:ins w:id="254" w:author="진산 김" w:date="2026-09-07T16:37:00Z"/>
        </w:rPr>
      </w:pPr>
      <w:ins w:id="255" w:author="진산 김" w:date="2026-09-07T16:37:00Z">
        <w:r w:rsidRPr="009F32CD">
          <w:rPr>
            <w:b/>
            <w:bCs/>
          </w:rPr>
          <w:lastRenderedPageBreak/>
          <w:t>1. 이메일 발송</w:t>
        </w:r>
      </w:ins>
    </w:p>
    <w:p w14:paraId="696DB502" w14:textId="77777777" w:rsidR="009F32CD" w:rsidRPr="009F32CD" w:rsidRDefault="009F32CD" w:rsidP="009F32CD">
      <w:pPr>
        <w:numPr>
          <w:ilvl w:val="0"/>
          <w:numId w:val="20"/>
        </w:numPr>
        <w:rPr>
          <w:ins w:id="256" w:author="진산 김" w:date="2026-09-07T16:37:00Z"/>
        </w:rPr>
      </w:pPr>
      <w:ins w:id="257" w:author="진산 김" w:date="2026-09-07T16:37:00Z">
        <w:r w:rsidRPr="009F32CD">
          <w:t>이전받는 자 및 연락처: Google LLC</w:t>
        </w:r>
        <w:r w:rsidRPr="009F32CD">
          <w:br/>
          <w:t xml:space="preserve">개인정보 문의: </w:t>
        </w:r>
        <w:r w:rsidRPr="009F32CD">
          <w:fldChar w:fldCharType="begin"/>
        </w:r>
        <w:r w:rsidRPr="009F32CD">
          <w:instrText>HYPERLINK "https://support.google.com/policies/contact/general_privacy_form"</w:instrText>
        </w:r>
        <w:r w:rsidRPr="009F32CD">
          <w:fldChar w:fldCharType="separate"/>
        </w:r>
        <w:r w:rsidRPr="009F32CD">
          <w:rPr>
            <w:rStyle w:val="aa"/>
          </w:rPr>
          <w:t>Google 개인정보 문의 양식</w:t>
        </w:r>
      </w:ins>
      <w:ins w:id="258" w:author="진산 김" w:date="2026-09-07T16:37:00Z" w16du:dateUtc="2026-09-07T07:37:00Z">
        <w:r w:rsidRPr="009F32CD">
          <w:fldChar w:fldCharType="end"/>
        </w:r>
      </w:ins>
    </w:p>
    <w:p w14:paraId="30C5F893" w14:textId="77777777" w:rsidR="009F32CD" w:rsidRPr="009F32CD" w:rsidRDefault="009F32CD" w:rsidP="009F32CD">
      <w:pPr>
        <w:numPr>
          <w:ilvl w:val="0"/>
          <w:numId w:val="20"/>
        </w:numPr>
        <w:rPr>
          <w:ins w:id="259" w:author="진산 김" w:date="2026-09-07T16:37:00Z"/>
        </w:rPr>
      </w:pPr>
      <w:ins w:id="260" w:author="진산 김" w:date="2026-09-07T16:37:00Z">
        <w:r w:rsidRPr="009F32CD">
          <w:t>이전 국가: 미국</w:t>
        </w:r>
      </w:ins>
    </w:p>
    <w:p w14:paraId="35DDF9FE" w14:textId="77777777" w:rsidR="009F32CD" w:rsidRPr="009F32CD" w:rsidRDefault="009F32CD" w:rsidP="009F32CD">
      <w:pPr>
        <w:numPr>
          <w:ilvl w:val="0"/>
          <w:numId w:val="20"/>
        </w:numPr>
        <w:rPr>
          <w:ins w:id="261" w:author="진산 김" w:date="2026-09-07T16:37:00Z"/>
        </w:rPr>
      </w:pPr>
      <w:ins w:id="262" w:author="진산 김" w:date="2026-09-07T16:37:00Z">
        <w:r w:rsidRPr="009F32CD">
          <w:t>이전되는 개인정보 항목: 이메일 주소, 이메일 인증번호, 비밀번호 재설정 코드, 계정 삭제 확인 코드 및 메일 발송내용</w:t>
        </w:r>
      </w:ins>
    </w:p>
    <w:p w14:paraId="1FCC4FE8" w14:textId="77777777" w:rsidR="009F32CD" w:rsidRPr="009F32CD" w:rsidRDefault="009F32CD" w:rsidP="009F32CD">
      <w:pPr>
        <w:numPr>
          <w:ilvl w:val="0"/>
          <w:numId w:val="20"/>
        </w:numPr>
        <w:rPr>
          <w:ins w:id="263" w:author="진산 김" w:date="2026-09-07T16:37:00Z"/>
        </w:rPr>
      </w:pPr>
      <w:ins w:id="264" w:author="진산 김" w:date="2026-09-07T16:37:00Z">
        <w:r w:rsidRPr="009F32CD">
          <w:t>이전 목적: 회원가입 이메일 인증, 비밀번호 재설정, 계정 삭제 확인 및 계정 관련 안내 메일 발송</w:t>
        </w:r>
      </w:ins>
    </w:p>
    <w:p w14:paraId="7C222775" w14:textId="77777777" w:rsidR="009F32CD" w:rsidRPr="009F32CD" w:rsidRDefault="009F32CD" w:rsidP="009F32CD">
      <w:pPr>
        <w:numPr>
          <w:ilvl w:val="0"/>
          <w:numId w:val="20"/>
        </w:numPr>
        <w:rPr>
          <w:ins w:id="265" w:author="진산 김" w:date="2026-09-07T16:37:00Z"/>
        </w:rPr>
      </w:pPr>
      <w:ins w:id="266" w:author="진산 김" w:date="2026-09-07T16:37:00Z">
        <w:r w:rsidRPr="009F32CD">
          <w:t>이전 시기 및 방법: 이메일 발송이 필요한 때 암호화된 통신망을 통해 전송</w:t>
        </w:r>
      </w:ins>
    </w:p>
    <w:p w14:paraId="4550ABD7" w14:textId="77777777" w:rsidR="009F32CD" w:rsidRPr="009F32CD" w:rsidRDefault="009F32CD" w:rsidP="009F32CD">
      <w:pPr>
        <w:numPr>
          <w:ilvl w:val="0"/>
          <w:numId w:val="20"/>
        </w:numPr>
        <w:rPr>
          <w:ins w:id="267" w:author="진산 김" w:date="2026-09-07T16:37:00Z"/>
        </w:rPr>
      </w:pPr>
      <w:ins w:id="268" w:author="진산 김" w:date="2026-09-07T16:37:00Z">
        <w:r w:rsidRPr="009F32CD">
          <w:t>보유 및 이용기간: 이메일 발송 목적 달성 또는 서비스 이용 종료 시까지. 다만 관계 법령 및 Google의 서비스 운영정책에 따라 필요한 기간 동안 보관될 수 있음</w:t>
        </w:r>
      </w:ins>
    </w:p>
    <w:p w14:paraId="42DD2628" w14:textId="77777777" w:rsidR="009F32CD" w:rsidRPr="009F32CD" w:rsidRDefault="009F32CD" w:rsidP="009F32CD">
      <w:pPr>
        <w:numPr>
          <w:ilvl w:val="0"/>
          <w:numId w:val="20"/>
        </w:numPr>
        <w:rPr>
          <w:ins w:id="269" w:author="진산 김" w:date="2026-09-07T16:37:00Z"/>
        </w:rPr>
      </w:pPr>
      <w:ins w:id="270" w:author="진산 김" w:date="2026-09-07T16:37:00Z">
        <w:r w:rsidRPr="009F32CD">
          <w:t>이전의 법적 근거: 「개인정보 보호법」 제28조의8 제1항 제3호 나목에 따른 정보주체와의 계약 체결 및 이행에 필요한 개인정보 처리위탁</w:t>
        </w:r>
      </w:ins>
    </w:p>
    <w:p w14:paraId="390D9836" w14:textId="77777777" w:rsidR="009F32CD" w:rsidRPr="009F32CD" w:rsidRDefault="009F32CD" w:rsidP="009F32CD">
      <w:pPr>
        <w:numPr>
          <w:ilvl w:val="0"/>
          <w:numId w:val="20"/>
        </w:numPr>
        <w:rPr>
          <w:ins w:id="271" w:author="진산 김" w:date="2026-09-07T16:37:00Z"/>
        </w:rPr>
      </w:pPr>
      <w:ins w:id="272" w:author="진산 김" w:date="2026-09-07T16:37:00Z">
        <w:r w:rsidRPr="009F32CD">
          <w:t>이전 거부방법 및 거부에 따른 영향: 개인정보 보호책임자에게 국외 이전 거부를 요청할 수 있습니다. 다만 거부하는 경우 회원가입 이메일 인증, 비밀번호 재설정 및 계정 삭제 확인 등 이메일을 이용하는 기능이 제한될 수 있습니다.</w:t>
        </w:r>
      </w:ins>
    </w:p>
    <w:p w14:paraId="599514A0" w14:textId="77777777" w:rsidR="009F32CD" w:rsidRPr="009F32CD" w:rsidRDefault="009F32CD" w:rsidP="009F32CD">
      <w:pPr>
        <w:rPr>
          <w:ins w:id="273" w:author="진산 김" w:date="2026-09-07T16:37:00Z"/>
        </w:rPr>
      </w:pPr>
      <w:ins w:id="274" w:author="진산 김" w:date="2026-09-07T16:37:00Z">
        <w:r w:rsidRPr="009F32CD">
          <w:rPr>
            <w:b/>
            <w:bCs/>
          </w:rPr>
          <w:t>2. 모바일 푸시 알림 발송</w:t>
        </w:r>
      </w:ins>
    </w:p>
    <w:p w14:paraId="47452321" w14:textId="730D21CC" w:rsidR="009F32CD" w:rsidRPr="009F32CD" w:rsidRDefault="009F32CD" w:rsidP="009F32CD">
      <w:pPr>
        <w:numPr>
          <w:ilvl w:val="0"/>
          <w:numId w:val="21"/>
        </w:numPr>
        <w:rPr>
          <w:ins w:id="275" w:author="진산 김" w:date="2026-09-07T16:37:00Z"/>
        </w:rPr>
      </w:pPr>
      <w:ins w:id="276" w:author="진산 김" w:date="2026-09-07T16:37:00Z">
        <w:r w:rsidRPr="009F32CD">
          <w:t>이전받는 자 및 연락처: 650 Industries, Inc.(Expo)</w:t>
        </w:r>
      </w:ins>
    </w:p>
    <w:p w14:paraId="42617D22" w14:textId="77777777" w:rsidR="009F32CD" w:rsidRPr="009F32CD" w:rsidRDefault="009F32CD" w:rsidP="009F32CD">
      <w:pPr>
        <w:numPr>
          <w:ilvl w:val="0"/>
          <w:numId w:val="21"/>
        </w:numPr>
        <w:rPr>
          <w:ins w:id="277" w:author="진산 김" w:date="2026-09-07T16:37:00Z"/>
        </w:rPr>
      </w:pPr>
      <w:ins w:id="278" w:author="진산 김" w:date="2026-09-07T16:37:00Z">
        <w:r w:rsidRPr="009F32CD">
          <w:t>이전 국가: 미국</w:t>
        </w:r>
      </w:ins>
    </w:p>
    <w:p w14:paraId="310A5A84" w14:textId="77777777" w:rsidR="009F32CD" w:rsidRPr="009F32CD" w:rsidRDefault="009F32CD" w:rsidP="009F32CD">
      <w:pPr>
        <w:numPr>
          <w:ilvl w:val="0"/>
          <w:numId w:val="21"/>
        </w:numPr>
        <w:rPr>
          <w:ins w:id="279" w:author="진산 김" w:date="2026-09-07T16:37:00Z"/>
        </w:rPr>
      </w:pPr>
      <w:ins w:id="280" w:author="진산 김" w:date="2026-09-07T16:37:00Z">
        <w:r w:rsidRPr="009F32CD">
          <w:t>이전되는 개인정보 항목: Expo Push Token, 기기 운영체제, 알림 제목·본문, 알림·게시물·일정 식별자 및 전송 결과</w:t>
        </w:r>
      </w:ins>
    </w:p>
    <w:p w14:paraId="753F59A2" w14:textId="77777777" w:rsidR="009F32CD" w:rsidRPr="009F32CD" w:rsidRDefault="009F32CD" w:rsidP="009F32CD">
      <w:pPr>
        <w:numPr>
          <w:ilvl w:val="0"/>
          <w:numId w:val="21"/>
        </w:numPr>
        <w:rPr>
          <w:ins w:id="281" w:author="진산 김" w:date="2026-09-07T16:37:00Z"/>
        </w:rPr>
      </w:pPr>
      <w:ins w:id="282" w:author="진산 김" w:date="2026-09-07T16:37:00Z">
        <w:r w:rsidRPr="009F32CD">
          <w:t>이전 목적: 모바일 푸시 알림 발송 및 전송 결과 확인</w:t>
        </w:r>
      </w:ins>
    </w:p>
    <w:p w14:paraId="1A5E9A55" w14:textId="77777777" w:rsidR="009F32CD" w:rsidRPr="009F32CD" w:rsidRDefault="009F32CD" w:rsidP="009F32CD">
      <w:pPr>
        <w:numPr>
          <w:ilvl w:val="0"/>
          <w:numId w:val="21"/>
        </w:numPr>
        <w:rPr>
          <w:ins w:id="283" w:author="진산 김" w:date="2026-09-07T16:37:00Z"/>
        </w:rPr>
      </w:pPr>
      <w:ins w:id="284" w:author="진산 김" w:date="2026-09-07T16:37:00Z">
        <w:r w:rsidRPr="009F32CD">
          <w:t>이전 시기 및 방법: 사용자가 푸시 알림을 허용하고 알림이 발송될 때 암호화된 통신망을 통해 전송</w:t>
        </w:r>
      </w:ins>
    </w:p>
    <w:p w14:paraId="3A5379BC" w14:textId="77777777" w:rsidR="009F32CD" w:rsidRPr="009F32CD" w:rsidRDefault="009F32CD" w:rsidP="009F32CD">
      <w:pPr>
        <w:numPr>
          <w:ilvl w:val="0"/>
          <w:numId w:val="21"/>
        </w:numPr>
        <w:rPr>
          <w:ins w:id="285" w:author="진산 김" w:date="2026-09-07T16:37:00Z"/>
        </w:rPr>
      </w:pPr>
      <w:ins w:id="286" w:author="진산 김" w:date="2026-09-07T16:37:00Z">
        <w:r w:rsidRPr="009F32CD">
          <w:t>보유 및 이용기간: 알림 내용은 전송 완료 시까지, 전송 결과는 최대 24시간까지 보관됩니다. Expo Push Token은 푸시 알림 이용 중단, 회원 탈퇴 또는 처리목적 달성 시까지 처리됩니다.</w:t>
        </w:r>
      </w:ins>
    </w:p>
    <w:p w14:paraId="2F71E662" w14:textId="77777777" w:rsidR="009F32CD" w:rsidRPr="009F32CD" w:rsidRDefault="009F32CD" w:rsidP="009F32CD">
      <w:pPr>
        <w:numPr>
          <w:ilvl w:val="0"/>
          <w:numId w:val="21"/>
        </w:numPr>
        <w:rPr>
          <w:ins w:id="287" w:author="진산 김" w:date="2026-09-07T16:37:00Z"/>
        </w:rPr>
      </w:pPr>
      <w:ins w:id="288" w:author="진산 김" w:date="2026-09-07T16:37:00Z">
        <w:r w:rsidRPr="009F32CD">
          <w:t>이전의 법적 근거: 「개인정보 보호법」 제28조의8 제1항 제3호 나목에 따른 정보</w:t>
        </w:r>
        <w:r w:rsidRPr="009F32CD">
          <w:lastRenderedPageBreak/>
          <w:t>주체와의 계약 체결 및 이행에 필요한 개인정보 처리위탁</w:t>
        </w:r>
      </w:ins>
    </w:p>
    <w:p w14:paraId="3FA00336" w14:textId="77777777" w:rsidR="009F32CD" w:rsidRPr="009F32CD" w:rsidRDefault="009F32CD" w:rsidP="009F32CD">
      <w:pPr>
        <w:numPr>
          <w:ilvl w:val="0"/>
          <w:numId w:val="21"/>
        </w:numPr>
        <w:rPr>
          <w:ins w:id="289" w:author="진산 김" w:date="2026-09-07T16:37:00Z"/>
        </w:rPr>
      </w:pPr>
      <w:ins w:id="290" w:author="진산 김" w:date="2026-09-07T16:37:00Z">
        <w:r w:rsidRPr="009F32CD">
          <w:t>이전 거부방법 및 거부에 따른 영향: 앱의 알림 설정 또는 기기의 운영체제 설정에서 푸시 알림을 해제할 수 있습니다. 국외 이전을 거부하면 모바일 푸시 알림만 제공되지 않으며 그 밖의 서비스는 계속 이용할 수 있습니다.</w:t>
        </w:r>
      </w:ins>
    </w:p>
    <w:p w14:paraId="4BCAD5C7" w14:textId="3C6A3745" w:rsidR="002A1C42" w:rsidRPr="009F32CD" w:rsidDel="009F32CD" w:rsidRDefault="002A1C42" w:rsidP="002A1C42">
      <w:pPr>
        <w:rPr>
          <w:ins w:id="291" w:author="Jisun Min" w:date="2026-08-05T10:59:00Z" w16du:dateUtc="2026-08-05T01:59:00Z"/>
          <w:del w:id="292" w:author="진산 김" w:date="2026-09-07T16:37:00Z" w16du:dateUtc="2026-09-07T07:37:00Z"/>
        </w:rPr>
      </w:pPr>
    </w:p>
    <w:p w14:paraId="3F780D5B" w14:textId="3DFB555D" w:rsidR="002A1C42" w:rsidDel="009F32CD" w:rsidRDefault="002A1C42" w:rsidP="002A1C42">
      <w:pPr>
        <w:rPr>
          <w:ins w:id="293" w:author="Jisun Min" w:date="2026-08-05T10:59:00Z" w16du:dateUtc="2026-08-05T01:59:00Z"/>
          <w:del w:id="294" w:author="진산 김" w:date="2026-09-07T16:37:00Z" w16du:dateUtc="2026-09-07T07:37:00Z"/>
        </w:rPr>
      </w:pPr>
      <w:ins w:id="295" w:author="Jisun Min" w:date="2026-08-05T10:59:00Z" w16du:dateUtc="2026-08-05T01:59:00Z">
        <w:del w:id="296" w:author="진산 김" w:date="2026-09-07T16:37:00Z" w16du:dateUtc="2026-09-07T07:37:00Z">
          <w:r w:rsidDel="009F32CD">
            <w:delText>- 이전받는 자 및 연락처: [사업자명 / 개인정보 문의처]</w:delText>
          </w:r>
        </w:del>
      </w:ins>
    </w:p>
    <w:p w14:paraId="7BA542A2" w14:textId="1BD2676F" w:rsidR="002A1C42" w:rsidDel="009F32CD" w:rsidRDefault="002A1C42" w:rsidP="002A1C42">
      <w:pPr>
        <w:rPr>
          <w:ins w:id="297" w:author="Jisun Min" w:date="2026-08-05T10:59:00Z" w16du:dateUtc="2026-08-05T01:59:00Z"/>
          <w:del w:id="298" w:author="진산 김" w:date="2026-09-07T16:37:00Z" w16du:dateUtc="2026-09-07T07:37:00Z"/>
        </w:rPr>
      </w:pPr>
      <w:ins w:id="299" w:author="Jisun Min" w:date="2026-08-05T10:59:00Z" w16du:dateUtc="2026-08-05T01:59:00Z">
        <w:del w:id="300" w:author="진산 김" w:date="2026-09-07T16:37:00Z" w16du:dateUtc="2026-09-07T07:37:00Z">
          <w:r w:rsidDel="009F32CD">
            <w:delText>- 이전 국가: [국가명]</w:delText>
          </w:r>
        </w:del>
      </w:ins>
    </w:p>
    <w:p w14:paraId="0DFA343F" w14:textId="2B962B6B" w:rsidR="002A1C42" w:rsidDel="009F32CD" w:rsidRDefault="002A1C42" w:rsidP="002A1C42">
      <w:pPr>
        <w:rPr>
          <w:ins w:id="301" w:author="Jisun Min" w:date="2026-08-05T10:59:00Z" w16du:dateUtc="2026-08-05T01:59:00Z"/>
          <w:del w:id="302" w:author="진산 김" w:date="2026-09-07T16:37:00Z" w16du:dateUtc="2026-09-07T07:37:00Z"/>
        </w:rPr>
      </w:pPr>
      <w:ins w:id="303" w:author="Jisun Min" w:date="2026-08-05T10:59:00Z" w16du:dateUtc="2026-08-05T01:59:00Z">
        <w:del w:id="304" w:author="진산 김" w:date="2026-09-07T16:37:00Z" w16du:dateUtc="2026-09-07T07:37:00Z">
          <w:r w:rsidDel="009F32CD">
            <w:delText>- 이전되는 개인정보 항목: [실제 이전 항목]</w:delText>
          </w:r>
        </w:del>
      </w:ins>
    </w:p>
    <w:p w14:paraId="52B2FDDF" w14:textId="19C894E1" w:rsidR="002A1C42" w:rsidDel="009F32CD" w:rsidRDefault="002A1C42" w:rsidP="002A1C42">
      <w:pPr>
        <w:rPr>
          <w:ins w:id="305" w:author="Jisun Min" w:date="2026-08-05T10:59:00Z" w16du:dateUtc="2026-08-05T01:59:00Z"/>
          <w:del w:id="306" w:author="진산 김" w:date="2026-09-07T16:37:00Z" w16du:dateUtc="2026-09-07T07:37:00Z"/>
        </w:rPr>
      </w:pPr>
      <w:ins w:id="307" w:author="Jisun Min" w:date="2026-08-05T10:59:00Z" w16du:dateUtc="2026-08-05T01:59:00Z">
        <w:del w:id="308" w:author="진산 김" w:date="2026-09-07T16:37:00Z" w16du:dateUtc="2026-09-07T07:37:00Z">
          <w:r w:rsidDel="009F32CD">
            <w:delText>- 이전 목적: [클라우드 저장, 인증, 푸시알림, 오류분석 등]</w:delText>
          </w:r>
        </w:del>
      </w:ins>
    </w:p>
    <w:p w14:paraId="37C23B90" w14:textId="749DD616" w:rsidR="002A1C42" w:rsidDel="009F32CD" w:rsidRDefault="002A1C42" w:rsidP="002A1C42">
      <w:pPr>
        <w:rPr>
          <w:ins w:id="309" w:author="Jisun Min" w:date="2026-08-05T10:59:00Z" w16du:dateUtc="2026-08-05T01:59:00Z"/>
          <w:del w:id="310" w:author="진산 김" w:date="2026-09-07T16:37:00Z" w16du:dateUtc="2026-09-07T07:37:00Z"/>
        </w:rPr>
      </w:pPr>
      <w:ins w:id="311" w:author="Jisun Min" w:date="2026-08-05T10:59:00Z" w16du:dateUtc="2026-08-05T01:59:00Z">
        <w:del w:id="312" w:author="진산 김" w:date="2026-09-07T16:37:00Z" w16du:dateUtc="2026-09-07T07:37:00Z">
          <w:r w:rsidDel="009F32CD">
            <w:delText>- 이전 시기 및 방법: 서비스 이용 시 암호화된 통신망을 통한 전송</w:delText>
          </w:r>
        </w:del>
      </w:ins>
    </w:p>
    <w:p w14:paraId="3173DE34" w14:textId="7F643493" w:rsidR="002A1C42" w:rsidDel="009F32CD" w:rsidRDefault="002A1C42" w:rsidP="002A1C42">
      <w:pPr>
        <w:rPr>
          <w:ins w:id="313" w:author="Jisun Min" w:date="2026-08-05T10:59:00Z" w16du:dateUtc="2026-08-05T01:59:00Z"/>
          <w:del w:id="314" w:author="진산 김" w:date="2026-09-07T16:37:00Z" w16du:dateUtc="2026-09-07T07:37:00Z"/>
        </w:rPr>
      </w:pPr>
      <w:ins w:id="315" w:author="Jisun Min" w:date="2026-08-05T10:59:00Z" w16du:dateUtc="2026-08-05T01:59:00Z">
        <w:del w:id="316" w:author="진산 김" w:date="2026-09-07T16:37:00Z" w16du:dateUtc="2026-09-07T07:37:00Z">
          <w:r w:rsidDel="009F32CD">
            <w:delText>- 보유 및 이용기간: [계약 종료 또는 처리목적 달성 시까지 등 실제 기간]</w:delText>
          </w:r>
        </w:del>
      </w:ins>
    </w:p>
    <w:p w14:paraId="45203107" w14:textId="305EF71E" w:rsidR="002A1C42" w:rsidDel="009F32CD" w:rsidRDefault="002A1C42" w:rsidP="002A1C42">
      <w:pPr>
        <w:rPr>
          <w:ins w:id="317" w:author="Jisun Min" w:date="2026-08-05T10:59:00Z" w16du:dateUtc="2026-08-05T01:59:00Z"/>
          <w:del w:id="318" w:author="진산 김" w:date="2026-09-07T16:37:00Z" w16du:dateUtc="2026-09-07T07:37:00Z"/>
        </w:rPr>
      </w:pPr>
      <w:ins w:id="319" w:author="Jisun Min" w:date="2026-08-05T10:59:00Z" w16du:dateUtc="2026-08-05T01:59:00Z">
        <w:del w:id="320" w:author="진산 김" w:date="2026-09-07T16:37:00Z" w16du:dateUtc="2026-09-07T07:37:00Z">
          <w:r w:rsidDel="009F32CD">
            <w:delText>- 이전의 법적 근거: [정보주체의 별도 동의 / 계약의 체결 및 이행을 위한 처리 등 실제 근거]</w:delText>
          </w:r>
        </w:del>
      </w:ins>
    </w:p>
    <w:p w14:paraId="1B886834" w14:textId="5A646680" w:rsidR="002A1C42" w:rsidDel="009F32CD" w:rsidRDefault="002A1C42" w:rsidP="002A1C42">
      <w:pPr>
        <w:rPr>
          <w:ins w:id="321" w:author="Jisun Min" w:date="2026-08-05T10:59:00Z" w16du:dateUtc="2026-08-05T01:59:00Z"/>
          <w:del w:id="322" w:author="진산 김" w:date="2026-09-07T16:37:00Z" w16du:dateUtc="2026-09-07T07:37:00Z"/>
        </w:rPr>
      </w:pPr>
      <w:ins w:id="323" w:author="Jisun Min" w:date="2026-08-05T10:59:00Z" w16du:dateUtc="2026-08-05T01:59:00Z">
        <w:del w:id="324" w:author="진산 김" w:date="2026-09-07T16:37:00Z" w16du:dateUtc="2026-09-07T07:37:00Z">
          <w:r w:rsidDel="009F32CD">
            <w:delText>- 이전 거부방법 및 거부에 따른 영향: [회원 탈퇴 또는 문의 이메일 / 해당 외부 기능 이용 제한 등]</w:delText>
          </w:r>
        </w:del>
      </w:ins>
    </w:p>
    <w:p w14:paraId="5B1253DA" w14:textId="77777777" w:rsidR="002A1C42" w:rsidRDefault="002A1C42" w:rsidP="002A1C42">
      <w:pPr>
        <w:rPr>
          <w:ins w:id="325" w:author="Jisun Min" w:date="2026-08-05T10:59:00Z" w16du:dateUtc="2026-08-05T01:59:00Z"/>
        </w:rPr>
      </w:pPr>
      <w:ins w:id="326" w:author="Jisun Min" w:date="2026-08-05T10:59:00Z" w16du:dateUtc="2026-08-05T01:59:00Z">
        <w:r>
          <w:rPr>
            <w:rFonts w:hint="eastAsia"/>
          </w:rPr>
          <w:t>②</w:t>
        </w:r>
        <w:r>
          <w:t xml:space="preserve"> 원우회는 국외 이전의 내용이 변경되는 경우 사전에 이 개인정보 처리방침을 통해 알리고, 관계 법령상 별도의 동의가 필요한 경우 정보주체의 동의를 받습니다.</w:t>
        </w:r>
      </w:ins>
    </w:p>
    <w:p w14:paraId="34C5A700" w14:textId="77777777" w:rsidR="002A1C42" w:rsidRPr="002A1C42" w:rsidRDefault="002A1C42" w:rsidP="002A1C42">
      <w:pPr>
        <w:rPr>
          <w:ins w:id="327" w:author="Jisun Min" w:date="2026-08-05T10:59:00Z" w16du:dateUtc="2026-08-05T01:59:00Z"/>
          <w:b/>
          <w:bCs/>
          <w:rPrChange w:id="328" w:author="Jisun Min" w:date="2026-08-05T11:00:00Z" w16du:dateUtc="2026-08-05T02:00:00Z">
            <w:rPr>
              <w:ins w:id="329" w:author="Jisun Min" w:date="2026-08-05T10:59:00Z" w16du:dateUtc="2026-08-05T01:59:00Z"/>
            </w:rPr>
          </w:rPrChange>
        </w:rPr>
      </w:pPr>
      <w:ins w:id="330" w:author="Jisun Min" w:date="2026-08-05T10:59:00Z" w16du:dateUtc="2026-08-05T01:59:00Z">
        <w:r w:rsidRPr="002A1C42">
          <w:rPr>
            <w:rFonts w:hint="eastAsia"/>
            <w:b/>
            <w:bCs/>
            <w:rPrChange w:id="331" w:author="Jisun Min" w:date="2026-08-05T11:00:00Z" w16du:dateUtc="2026-08-05T02:00:00Z">
              <w:rPr>
                <w:rFonts w:hint="eastAsia"/>
              </w:rPr>
            </w:rPrChange>
          </w:rPr>
          <w:t>제</w:t>
        </w:r>
        <w:r w:rsidRPr="002A1C42">
          <w:rPr>
            <w:b/>
            <w:bCs/>
            <w:rPrChange w:id="332" w:author="Jisun Min" w:date="2026-08-05T11:00:00Z" w16du:dateUtc="2026-08-05T02:00:00Z">
              <w:rPr/>
            </w:rPrChange>
          </w:rPr>
          <w:t>4조의3 (공개 영역의 민감정보 및 제3자 정보 보호)</w:t>
        </w:r>
      </w:ins>
    </w:p>
    <w:p w14:paraId="3E0737F3" w14:textId="1A7F7DDE" w:rsidR="002A1C42" w:rsidRPr="00CE119D" w:rsidDel="00CE119D" w:rsidRDefault="002A1C42" w:rsidP="002A1C42">
      <w:pPr>
        <w:rPr>
          <w:del w:id="333" w:author="Jisun Min" w:date="2026-08-05T11:07:00Z" w16du:dateUtc="2026-08-05T02:07:00Z"/>
        </w:rPr>
      </w:pPr>
      <w:ins w:id="334" w:author="Jisun Min" w:date="2026-08-05T10:59:00Z" w16du:dateUtc="2026-08-05T01:59:00Z">
        <w:r>
          <w:rPr>
            <w:rFonts w:hint="eastAsia"/>
          </w:rPr>
          <w:t>①</w:t>
        </w:r>
        <w:r>
          <w:t xml:space="preserve"> 원우회는 상조회 증빙자료를 서비스의 공개 영역에 게시하지 않습니다.</w:t>
        </w:r>
      </w:ins>
    </w:p>
    <w:p w14:paraId="36C36C65" w14:textId="1D63D9CD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제5조 (정보주체의 권리·의무 및 행사방법)</w:t>
      </w:r>
    </w:p>
    <w:p w14:paraId="7B77D59E" w14:textId="77777777" w:rsidR="00AC3613" w:rsidRDefault="00DC32E8" w:rsidP="00DC32E8">
      <w:r w:rsidRPr="00DC32E8">
        <w:t xml:space="preserve">① 정보주체는 원우회에 대해 언제든지 개인정보 열람·정정·삭제·처리정지·동의철회를 요구할 수 있습니다. </w:t>
      </w:r>
    </w:p>
    <w:p w14:paraId="3C3A0A2D" w14:textId="77777777" w:rsidR="00AC3613" w:rsidRDefault="00DC32E8" w:rsidP="00DC32E8">
      <w:r w:rsidRPr="00DC32E8">
        <w:t xml:space="preserve">② 제1항에 따른 권리 행사는 마이페이지 내 기능을 이용하거나, 제10조의 개인정보 보호책임자에게 서면, 이메일 등으로 연락하시면 지체 없이 조치합니다. </w:t>
      </w:r>
    </w:p>
    <w:p w14:paraId="73DE27C9" w14:textId="77777777" w:rsidR="00AC3613" w:rsidRDefault="00DC32E8" w:rsidP="00DC32E8">
      <w:r w:rsidRPr="00DC32E8">
        <w:t xml:space="preserve">③ 정보주체가 개인정보 오류에 대한 정정을 요청한 경우, 정정을 완료하기 전까지 해당 개인정보를 이용 또는 제공하지 않습니다. </w:t>
      </w:r>
    </w:p>
    <w:p w14:paraId="02223ADB" w14:textId="7C52CC43" w:rsidR="00DC32E8" w:rsidRPr="00DC32E8" w:rsidRDefault="00DC32E8" w:rsidP="00DC32E8">
      <w:r w:rsidRPr="00DC32E8">
        <w:t xml:space="preserve">④ </w:t>
      </w:r>
      <w:r w:rsidR="00AD2810" w:rsidRPr="00AD2810">
        <w:t>서비스는 서강대학교 AI·SW대학원 소속 대학원생을 가입 대상으로 하므로</w:t>
      </w:r>
      <w:r w:rsidRPr="00DC32E8">
        <w:t xml:space="preserve"> 만 14세 미만 아동의 개인정보는 처리하지 않습니다.</w:t>
      </w:r>
    </w:p>
    <w:p w14:paraId="7638A711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제6조 (처리하는 개인정보의 항목)</w:t>
      </w:r>
    </w:p>
    <w:p w14:paraId="766E2A44" w14:textId="77777777" w:rsidR="00DC32E8" w:rsidRPr="00DC32E8" w:rsidRDefault="00DC32E8" w:rsidP="00DC32E8">
      <w:r w:rsidRPr="00DC32E8">
        <w:t>① 회원가입 시 다음의 정보를 수집합니다.</w:t>
      </w:r>
    </w:p>
    <w:p w14:paraId="7B58639E" w14:textId="77777777" w:rsidR="00DC32E8" w:rsidRPr="00DC32E8" w:rsidRDefault="00DC32E8" w:rsidP="00DC32E8">
      <w:pPr>
        <w:numPr>
          <w:ilvl w:val="0"/>
          <w:numId w:val="8"/>
        </w:numPr>
      </w:pPr>
      <w:r w:rsidRPr="00DC32E8">
        <w:t>필수: 학교 이메일(계정 ID 및 본인확인), 비밀번호, 이름, 기수, 전공, 연락처(휴대전화번호)</w:t>
      </w:r>
    </w:p>
    <w:p w14:paraId="6C8BC695" w14:textId="77777777" w:rsidR="00AC3613" w:rsidRDefault="00DC32E8" w:rsidP="00DC32E8">
      <w:pPr>
        <w:numPr>
          <w:ilvl w:val="0"/>
          <w:numId w:val="8"/>
        </w:numPr>
      </w:pPr>
      <w:r w:rsidRPr="00DC32E8">
        <w:t xml:space="preserve">선택: 프로필 사진 </w:t>
      </w:r>
    </w:p>
    <w:p w14:paraId="4CCEC1E6" w14:textId="77777777" w:rsidR="00617233" w:rsidRPr="00617233" w:rsidRDefault="00617233" w:rsidP="00617233">
      <w:r w:rsidRPr="00617233">
        <w:t>② 서비스 이용 과정에서 다음의 정보가 추가로 생성되어 수집될 수 있습니다.</w:t>
      </w:r>
    </w:p>
    <w:p w14:paraId="32F17C42" w14:textId="65C9DE20" w:rsidR="00617233" w:rsidRPr="00617233" w:rsidRDefault="00617233" w:rsidP="00617233">
      <w:pPr>
        <w:numPr>
          <w:ilvl w:val="0"/>
          <w:numId w:val="13"/>
        </w:numPr>
      </w:pPr>
      <w:r w:rsidRPr="00617233">
        <w:t>커뮤니티 이용: 게시글, 댓글, 첨부 이미지·파일</w:t>
      </w:r>
      <w:ins w:id="335" w:author="Jisun Min" w:date="2026-08-05T10:34:00Z">
        <w:r w:rsidR="001765FD" w:rsidRPr="001765FD">
          <w:t>, 좋아요·스크랩 기록</w:t>
        </w:r>
      </w:ins>
    </w:p>
    <w:p w14:paraId="7538B26F" w14:textId="7DF4996A" w:rsidR="00617233" w:rsidRDefault="00617233" w:rsidP="00617233">
      <w:pPr>
        <w:numPr>
          <w:ilvl w:val="0"/>
          <w:numId w:val="13"/>
        </w:numPr>
        <w:rPr>
          <w:ins w:id="336" w:author="Jisun Min" w:date="2026-08-05T10:35:00Z" w16du:dateUtc="2026-08-05T01:35:00Z"/>
        </w:rPr>
      </w:pPr>
      <w:r w:rsidRPr="00617233">
        <w:t>참여활동 이용: 동아리/스터디/네트워킹 신청 정보, 활동인증 사진</w:t>
      </w:r>
      <w:del w:id="337" w:author="Jisun Min" w:date="2026-08-05T10:35:00Z" w16du:dateUtc="2026-08-05T01:35:00Z">
        <w:r w:rsidRPr="00617233" w:rsidDel="001765FD">
          <w:delText>, 계좌</w:delText>
        </w:r>
      </w:del>
      <w:del w:id="338" w:author="Jisun Min" w:date="2026-08-05T10:34:00Z" w16du:dateUtc="2026-08-05T01:34:00Z">
        <w:r w:rsidRPr="00617233" w:rsidDel="001765FD">
          <w:delText>번호</w:delText>
        </w:r>
      </w:del>
    </w:p>
    <w:p w14:paraId="4174E2D2" w14:textId="18FA53C3" w:rsidR="001765FD" w:rsidRPr="00617233" w:rsidRDefault="001765FD" w:rsidP="00617233">
      <w:pPr>
        <w:numPr>
          <w:ilvl w:val="0"/>
          <w:numId w:val="13"/>
        </w:numPr>
      </w:pPr>
      <w:ins w:id="339" w:author="Jisun Min" w:date="2026-08-05T10:35:00Z">
        <w:r w:rsidRPr="001765FD">
          <w:t>참여활동 지원금·활동비 지급: 은행명, 계좌번호, 예금주</w:t>
        </w:r>
      </w:ins>
    </w:p>
    <w:p w14:paraId="1B2250F3" w14:textId="11A26523" w:rsidR="00617233" w:rsidRPr="00617233" w:rsidRDefault="00617233" w:rsidP="00617233">
      <w:pPr>
        <w:numPr>
          <w:ilvl w:val="0"/>
          <w:numId w:val="13"/>
        </w:numPr>
      </w:pPr>
      <w:r w:rsidRPr="00617233">
        <w:t xml:space="preserve">원우회 상조회 이용: 경조사 종류, 날짜, 신청자와의 관계, 첨부자료(청첩장, 부고문 등), </w:t>
      </w:r>
      <w:del w:id="340" w:author="Jisun Min" w:date="2026-08-05T11:09:00Z" w16du:dateUtc="2026-08-05T02:09:00Z">
        <w:r w:rsidRPr="00617233" w:rsidDel="00CE119D">
          <w:delText xml:space="preserve">연락처, </w:delText>
        </w:r>
      </w:del>
      <w:r w:rsidRPr="00617233">
        <w:t>비고</w:t>
      </w:r>
    </w:p>
    <w:p w14:paraId="0E88413D" w14:textId="77777777" w:rsidR="00617233" w:rsidRPr="00617233" w:rsidRDefault="00617233" w:rsidP="00617233">
      <w:pPr>
        <w:numPr>
          <w:ilvl w:val="0"/>
          <w:numId w:val="13"/>
        </w:numPr>
      </w:pPr>
      <w:r w:rsidRPr="00617233">
        <w:lastRenderedPageBreak/>
        <w:t>원우회 건의사항 이용: 문의 내용(작성자 계정 정보는 비공개로 내부 저장)</w:t>
      </w:r>
    </w:p>
    <w:p w14:paraId="1C3B752A" w14:textId="77777777" w:rsidR="00617233" w:rsidRPr="00617233" w:rsidRDefault="00617233" w:rsidP="00617233">
      <w:pPr>
        <w:numPr>
          <w:ilvl w:val="0"/>
          <w:numId w:val="13"/>
        </w:numPr>
      </w:pPr>
      <w:r w:rsidRPr="00617233">
        <w:t>서비스 이용 과정에서 자동 생성: 접속 로그, 기기정보, 서비스 이용기록, 오류 발생 기록</w:t>
      </w:r>
    </w:p>
    <w:p w14:paraId="62319BC9" w14:textId="059DDAEF" w:rsidR="001765FD" w:rsidRDefault="001765FD" w:rsidP="00617233">
      <w:pPr>
        <w:rPr>
          <w:ins w:id="341" w:author="Jisun Min" w:date="2026-08-05T10:36:00Z" w16du:dateUtc="2026-08-05T01:36:00Z"/>
          <w:color w:val="EE0000"/>
        </w:rPr>
      </w:pPr>
      <w:ins w:id="342" w:author="Jisun Min" w:date="2026-08-05T10:35:00Z">
        <w:r w:rsidRPr="001765FD">
          <w:rPr>
            <w:color w:val="EE0000"/>
          </w:rPr>
          <w:t>③ 참여활동 지원금·활동비 지급을 위한 계좌정보는 활동비 지급 등</w:t>
        </w:r>
      </w:ins>
      <w:ins w:id="343" w:author="Jisun Min" w:date="2026-08-05T10:36:00Z" w16du:dateUtc="2026-08-05T01:36:00Z">
        <w:r>
          <w:rPr>
            <w:rFonts w:hint="eastAsia"/>
            <w:color w:val="EE0000"/>
          </w:rPr>
          <w:t>의</w:t>
        </w:r>
      </w:ins>
      <w:ins w:id="344" w:author="Jisun Min" w:date="2026-08-05T10:35:00Z">
        <w:r w:rsidRPr="001765FD">
          <w:rPr>
            <w:color w:val="EE0000"/>
          </w:rPr>
          <w:t xml:space="preserve"> 목적으로만 이용하며, 원우회 관리자 계정을 통해서만 열람할 수 있고 서비스(앱) 화면에는 노출되지 않습니다. 계좌정보는 원우회 임원진이 매년 교체되는 점을 고려하여 매년 12월 말일까지 일괄 파기합니다. </w:t>
        </w:r>
      </w:ins>
    </w:p>
    <w:p w14:paraId="48ACEEEC" w14:textId="77777777" w:rsidR="001765FD" w:rsidRDefault="001765FD" w:rsidP="00617233">
      <w:pPr>
        <w:rPr>
          <w:ins w:id="345" w:author="Jisun Min" w:date="2026-08-05T10:36:00Z" w16du:dateUtc="2026-08-05T01:36:00Z"/>
          <w:color w:val="EE0000"/>
        </w:rPr>
      </w:pPr>
      <w:ins w:id="346" w:author="Jisun Min" w:date="2026-08-05T10:35:00Z">
        <w:r w:rsidRPr="001765FD">
          <w:rPr>
            <w:color w:val="EE0000"/>
          </w:rPr>
          <w:t xml:space="preserve">④ 원우회 상조회 신청 내용(경조사 종류, 날짜, 관계, 비고 등)은 서비스 내에서 회원 전체에게 공개됩니다. 다만 첨부 증빙자료는 서비스(앱) 화면에 노출되지 않으며, 원우회 관리자 계정을 통해서만 열람할 수 있습니다. </w:t>
        </w:r>
      </w:ins>
    </w:p>
    <w:p w14:paraId="1D3C7B2C" w14:textId="4D40C406" w:rsidR="001765FD" w:rsidRDefault="001765FD" w:rsidP="00617233">
      <w:pPr>
        <w:rPr>
          <w:ins w:id="347" w:author="Jisun Min" w:date="2026-08-05T10:35:00Z" w16du:dateUtc="2026-08-05T01:35:00Z"/>
          <w:color w:val="EE0000"/>
        </w:rPr>
      </w:pPr>
      <w:ins w:id="348" w:author="Jisun Min" w:date="2026-08-05T10:35:00Z">
        <w:r w:rsidRPr="001765FD">
          <w:rPr>
            <w:color w:val="EE0000"/>
          </w:rPr>
          <w:t>⑤ 회원은 상조회 첨부 증빙자료 등에 주민등록번호, 상세주소, 가족의 연락처 등 심사에 필요하지 않은 제3자의 개인정보가 포함되지 않도록 가림 처리한 후 제출해야 합니다. 다만 첨부자료에 불가피하게 포함된 제3자(고인, 배우자 등)의 개인정보는 회원 본인이 그 제공에 대한 동의를 받은 것으로 간주합니다.</w:t>
        </w:r>
      </w:ins>
    </w:p>
    <w:p w14:paraId="300A81FC" w14:textId="669FD85E" w:rsidR="00617233" w:rsidDel="001765FD" w:rsidRDefault="00617233" w:rsidP="00617233">
      <w:pPr>
        <w:rPr>
          <w:del w:id="349" w:author="Jisun Min" w:date="2026-08-05T10:35:00Z" w16du:dateUtc="2026-08-05T01:35:00Z"/>
          <w:color w:val="EE0000"/>
        </w:rPr>
      </w:pPr>
      <w:del w:id="350" w:author="Jisun Min" w:date="2026-08-05T10:35:00Z" w16du:dateUtc="2026-08-05T01:35:00Z">
        <w:r w:rsidRPr="00AD2810" w:rsidDel="001765FD">
          <w:rPr>
            <w:color w:val="EE0000"/>
          </w:rPr>
          <w:delText xml:space="preserve">③ 활동인증 시 수집하는 계좌번호는 </w:delText>
        </w:r>
        <w:r w:rsidR="00C25CB9" w:rsidRPr="00C25CB9" w:rsidDel="001765FD">
          <w:rPr>
            <w:color w:val="EE0000"/>
          </w:rPr>
          <w:delText>[활동비 정산/지원금 등]</w:delText>
        </w:r>
        <w:r w:rsidRPr="00AD2810" w:rsidDel="001765FD">
          <w:rPr>
            <w:color w:val="EE0000"/>
          </w:rPr>
          <w:delText xml:space="preserve"> 목적으로만 이용하며, 정산 담당 운영진 외에는 열람할 수 없도록 접근을 제한합니다. </w:delText>
        </w:r>
        <w:r w:rsidR="00AD2810" w:rsidRPr="00AD2810" w:rsidDel="001765FD">
          <w:rPr>
            <w:color w:val="EE0000"/>
          </w:rPr>
          <w:delText>계좌번호는 원우회 임원진이 매년 교체되는 점을 고려하여 매년 12월 말 일괄 파기합니다.</w:delText>
        </w:r>
      </w:del>
    </w:p>
    <w:p w14:paraId="4429AF88" w14:textId="0908AC3F" w:rsidR="00AD2810" w:rsidRPr="00AD2810" w:rsidDel="001765FD" w:rsidRDefault="00AD2810" w:rsidP="00617233">
      <w:pPr>
        <w:rPr>
          <w:del w:id="351" w:author="Jisun Min" w:date="2026-08-05T10:35:00Z" w16du:dateUtc="2026-08-05T01:35:00Z"/>
          <w:color w:val="EE0000"/>
        </w:rPr>
      </w:pPr>
      <w:del w:id="352" w:author="Jisun Min" w:date="2026-08-05T10:35:00Z" w16du:dateUtc="2026-08-05T01:35:00Z">
        <w:r w:rsidRPr="00AD2810" w:rsidDel="001765FD">
          <w:rPr>
            <w:color w:val="EE0000"/>
          </w:rPr>
          <w:delText xml:space="preserve">④ </w:delText>
        </w:r>
        <w:r w:rsidR="00E36473" w:rsidRPr="00E36473" w:rsidDel="001765FD">
          <w:rPr>
            <w:color w:val="EE0000"/>
          </w:rPr>
          <w:delText>원우회 상조회 신청 내용은 서비스 내에서 회원 전체에게 공개됩니다.</w:delText>
        </w:r>
      </w:del>
    </w:p>
    <w:p w14:paraId="52A4692F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제7조 (개인정보의 파기절차 및 방법)</w:t>
      </w:r>
    </w:p>
    <w:p w14:paraId="0BE181E3" w14:textId="77777777" w:rsidR="00AC3613" w:rsidRDefault="00DC32E8" w:rsidP="00DC32E8">
      <w:r w:rsidRPr="00DC32E8">
        <w:t xml:space="preserve">① 원우회는 개인정보 보유기간의 경과, 처리목적 달성 등 개인정보가 불필요하게 되었을 때에는 지체없이 해당 개인정보를 파기합니다. </w:t>
      </w:r>
    </w:p>
    <w:p w14:paraId="086416A8" w14:textId="0456AAC2" w:rsidR="00DC32E8" w:rsidRPr="00DC32E8" w:rsidRDefault="00DC32E8" w:rsidP="00DC32E8">
      <w:r w:rsidRPr="00DC32E8">
        <w:t>② 전자적 파일 형태의 정보는 기록을 재생할 수 없는 기술적 방법으로 삭제하며, 종이 문서에 출력된 개인정보는 분쇄 또는 소각하여 파기합니다.</w:t>
      </w:r>
    </w:p>
    <w:p w14:paraId="02C5D1B3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제8조 (개인정보의 안전성 확보조치)</w:t>
      </w:r>
    </w:p>
    <w:p w14:paraId="3062F02D" w14:textId="77777777" w:rsidR="00494F45" w:rsidRPr="00494F45" w:rsidRDefault="00494F45" w:rsidP="00494F45">
      <w:r w:rsidRPr="00494F45">
        <w:t>원우회는 개인정보의 안전성 확보를 위해 다음과 같은 조치를 취합니다.</w:t>
      </w:r>
    </w:p>
    <w:p w14:paraId="5EA4CA5C" w14:textId="77777777" w:rsidR="00494F45" w:rsidRPr="00494F45" w:rsidRDefault="00494F45" w:rsidP="00494F45">
      <w:pPr>
        <w:numPr>
          <w:ilvl w:val="0"/>
          <w:numId w:val="14"/>
        </w:numPr>
      </w:pPr>
      <w:r w:rsidRPr="00494F45">
        <w:t>관리적 조치: 개인정보 취급 담당자의 최소화 및 교육</w:t>
      </w:r>
    </w:p>
    <w:p w14:paraId="4030DBDF" w14:textId="77777777" w:rsidR="00494F45" w:rsidRDefault="00494F45" w:rsidP="00DC32E8">
      <w:pPr>
        <w:numPr>
          <w:ilvl w:val="0"/>
          <w:numId w:val="14"/>
        </w:numPr>
      </w:pPr>
      <w:r w:rsidRPr="00494F45">
        <w:t>기술적 조치: 개인정보처리시스템 접근권한 관리, 비밀번호 및 계좌번호 등 암호화 저장, 접속기록 보관</w:t>
      </w:r>
    </w:p>
    <w:p w14:paraId="69D704AC" w14:textId="53634562" w:rsidR="00494F45" w:rsidRPr="00494F45" w:rsidRDefault="00494F45" w:rsidP="00DC32E8">
      <w:pPr>
        <w:numPr>
          <w:ilvl w:val="0"/>
          <w:numId w:val="14"/>
        </w:numPr>
      </w:pPr>
      <w:r w:rsidRPr="00494F45">
        <w:rPr>
          <w:color w:val="EE0000"/>
        </w:rPr>
        <w:t xml:space="preserve">물리적 조치: </w:t>
      </w:r>
      <w:ins w:id="353" w:author="진산 김" w:date="2026-09-07T16:40:00Z">
        <w:r w:rsidR="00F41E85" w:rsidRPr="00F41E85">
          <w:rPr>
            <w:color w:val="EE0000"/>
          </w:rPr>
          <w:t>원우회는 자체 전산실을 운영하지 않으며, 개인정보처리시스템은 Google Cloud Platform(GCP)의 클라우드 인프라에서 운영됩니다. 해당 데이터센터에는 출입통제, 영상감시 및 시설보호 등 Google Cloud가 시행하는 물리적 보안조치가 적용됩니다.</w:t>
        </w:r>
      </w:ins>
      <w:del w:id="354" w:author="진산 김" w:date="2026-09-07T16:40:00Z" w16du:dateUtc="2026-09-07T07:40:00Z">
        <w:r w:rsidRPr="00494F45" w:rsidDel="00F41E85">
          <w:rPr>
            <w:color w:val="EE0000"/>
          </w:rPr>
          <w:delText>자체 전산실 미보유, 클라우드 인프라([클라우드 서비스명]) 제공업체의 물리적 보안 정책 적용, 접근 계정 관리를 통한 접근 통제</w:delText>
        </w:r>
      </w:del>
    </w:p>
    <w:p w14:paraId="4CBA008D" w14:textId="1B56BE80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제9조 (개인정보 자동 수집 장치의 설치·운영 및 거부)</w:t>
      </w:r>
    </w:p>
    <w:p w14:paraId="10B3818B" w14:textId="77777777" w:rsidR="002A1C42" w:rsidRDefault="002A1C42" w:rsidP="002A1C42">
      <w:pPr>
        <w:rPr>
          <w:ins w:id="355" w:author="Jisun Min" w:date="2026-08-05T10:59:00Z" w16du:dateUtc="2026-08-05T01:59:00Z"/>
        </w:rPr>
      </w:pPr>
      <w:ins w:id="356" w:author="Jisun Min" w:date="2026-08-05T10:59:00Z" w16du:dateUtc="2026-08-05T01:59:00Z">
        <w:r>
          <w:rPr>
            <w:rFonts w:hint="eastAsia"/>
          </w:rPr>
          <w:t>①</w:t>
        </w:r>
        <w:r>
          <w:t xml:space="preserve"> 원우회는 모바일 애플리케이션에서 이용자의 정보를 저장하고 수시로 불러오는 쿠키</w:t>
        </w:r>
        <w:r>
          <w:lastRenderedPageBreak/>
          <w:t>(cookie)를 운영하지 않습니다.</w:t>
        </w:r>
      </w:ins>
    </w:p>
    <w:p w14:paraId="517D6DD0" w14:textId="77777777" w:rsidR="002A1C42" w:rsidRDefault="002A1C42" w:rsidP="002A1C42">
      <w:pPr>
        <w:rPr>
          <w:ins w:id="357" w:author="Jisun Min" w:date="2026-08-05T10:59:00Z" w16du:dateUtc="2026-08-05T01:59:00Z"/>
        </w:rPr>
      </w:pPr>
      <w:ins w:id="358" w:author="Jisun Min" w:date="2026-08-05T10:59:00Z" w16du:dateUtc="2026-08-05T01:59:00Z">
        <w:r>
          <w:rPr>
            <w:rFonts w:hint="eastAsia"/>
          </w:rPr>
          <w:t>②</w:t>
        </w:r>
        <w:r>
          <w:t xml:space="preserve"> 서비스의 안정적인 운영, 보안, 오류분석 및 이용환경 개선을 위해 IP 주소, 접속일시, 운영체제와 앱 버전, 기기 식별정보, 푸시알림 토큰, 서비스 이용기록 및 오류 발생기록이 자동으로 생성·수집될 수 있습니다.</w:t>
        </w:r>
      </w:ins>
    </w:p>
    <w:p w14:paraId="53EAA6DE" w14:textId="77777777" w:rsidR="002A1C42" w:rsidRDefault="002A1C42" w:rsidP="002A1C42">
      <w:pPr>
        <w:rPr>
          <w:ins w:id="359" w:author="Jisun Min" w:date="2026-08-05T10:59:00Z" w16du:dateUtc="2026-08-05T01:59:00Z"/>
        </w:rPr>
      </w:pPr>
      <w:ins w:id="360" w:author="Jisun Min" w:date="2026-08-05T10:59:00Z" w16du:dateUtc="2026-08-05T01:59:00Z">
        <w:r>
          <w:rPr>
            <w:rFonts w:hint="eastAsia"/>
          </w:rPr>
          <w:t>③</w:t>
        </w:r>
        <w:r>
          <w:t xml:space="preserve"> 회원은 단말기의 알림 설정을 통해 푸시알림 수신을 거부하거나 토큰 생성을 중단할 수 있습니다. 알림을 거부하더라도 기본 서비스는 이용할 수 있으나 공지 또는 신청결과 알림을 받지 못할 수 있습니다.</w:t>
        </w:r>
      </w:ins>
    </w:p>
    <w:p w14:paraId="1CC1EA28" w14:textId="6C107879" w:rsidR="002A1C42" w:rsidRDefault="002A1C42" w:rsidP="002A1C42">
      <w:pPr>
        <w:rPr>
          <w:ins w:id="361" w:author="Jisun Min" w:date="2026-08-05T10:59:00Z" w16du:dateUtc="2026-08-05T01:59:00Z"/>
        </w:rPr>
      </w:pPr>
      <w:ins w:id="362" w:author="Jisun Min" w:date="2026-08-05T10:59:00Z" w16du:dateUtc="2026-08-05T01:59:00Z">
        <w:r>
          <w:rPr>
            <w:rFonts w:hint="eastAsia"/>
          </w:rPr>
          <w:t>④</w:t>
        </w:r>
        <w:r>
          <w:t xml:space="preserve"> 원우회는 맞춤형 광고 제공을 위한 광고식별자 또는 온라인 행태정보를 수집·이용하지 않습니다. 향후 해당 기능을 도입하는 경우 수집항목, 목적, 보유기간 및 거부방법을 사전에 공개합니다.</w:t>
        </w:r>
      </w:ins>
    </w:p>
    <w:p w14:paraId="16B3F0E0" w14:textId="08F0E65B" w:rsidR="00DC32E8" w:rsidRPr="00DC32E8" w:rsidDel="002A1C42" w:rsidRDefault="00DC32E8" w:rsidP="00DC32E8">
      <w:pPr>
        <w:rPr>
          <w:del w:id="363" w:author="Jisun Min" w:date="2026-08-05T10:58:00Z" w16du:dateUtc="2026-08-05T01:58:00Z"/>
        </w:rPr>
      </w:pPr>
      <w:del w:id="364" w:author="Jisun Min" w:date="2026-08-05T10:58:00Z" w16du:dateUtc="2026-08-05T01:58:00Z">
        <w:r w:rsidRPr="00DC32E8" w:rsidDel="002A1C42">
          <w:delText>원우회는 이용자의 이용정보를 저장하고 수시로 불러오는 쿠키(cookie)를 운영하지 않습니다.</w:delText>
        </w:r>
      </w:del>
    </w:p>
    <w:p w14:paraId="102C7813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제10조 (개인정보 보호책임자)</w:t>
      </w:r>
    </w:p>
    <w:p w14:paraId="15073B4F" w14:textId="77777777" w:rsidR="00DC32E8" w:rsidRPr="00DC32E8" w:rsidRDefault="00DC32E8" w:rsidP="00DC32E8">
      <w:r w:rsidRPr="00DC32E8">
        <w:t>정보주체는 개인정보와 관련한 문의, 불만처리, 피해구제 등에 관한 사항을 아래 개인정보 보호책임자(또는 담당부서)로 문의할 수 있습니다.</w:t>
      </w:r>
    </w:p>
    <w:p w14:paraId="517B0756" w14:textId="2451488C" w:rsidR="00DC32E8" w:rsidRPr="00DC32E8" w:rsidRDefault="00DC32E8" w:rsidP="00DC32E8">
      <w:pPr>
        <w:numPr>
          <w:ilvl w:val="0"/>
          <w:numId w:val="10"/>
        </w:numPr>
      </w:pPr>
      <w:r w:rsidRPr="00DC32E8">
        <w:t xml:space="preserve">직책: 원우회장 </w:t>
      </w:r>
      <w:del w:id="365" w:author="Jisun Min" w:date="2026-08-05T10:38:00Z" w16du:dateUtc="2026-08-05T01:38:00Z">
        <w:r w:rsidRPr="00DC32E8" w:rsidDel="001765FD">
          <w:delText>(또는 원우회 내 정보보호 담당 임원)</w:delText>
        </w:r>
      </w:del>
    </w:p>
    <w:p w14:paraId="77D54C93" w14:textId="34178C6D" w:rsidR="00DC32E8" w:rsidRPr="001765FD" w:rsidRDefault="00DC32E8" w:rsidP="00DC32E8">
      <w:pPr>
        <w:numPr>
          <w:ilvl w:val="0"/>
          <w:numId w:val="10"/>
        </w:numPr>
        <w:rPr>
          <w:color w:val="C00000"/>
          <w:rPrChange w:id="366" w:author="Jisun Min" w:date="2026-08-05T10:38:00Z" w16du:dateUtc="2026-08-05T01:38:00Z">
            <w:rPr/>
          </w:rPrChange>
        </w:rPr>
      </w:pPr>
      <w:r w:rsidRPr="001765FD">
        <w:rPr>
          <w:color w:val="C00000"/>
          <w:rPrChange w:id="367" w:author="Jisun Min" w:date="2026-08-05T10:38:00Z" w16du:dateUtc="2026-08-05T01:38:00Z">
            <w:rPr/>
          </w:rPrChange>
        </w:rPr>
        <w:t xml:space="preserve">연락처(이메일/전화): </w:t>
      </w:r>
      <w:ins w:id="368" w:author="진산 김" w:date="2026-09-06T15:15:00Z" w16du:dateUtc="2026-09-06T06:15:00Z">
        <w:r w:rsidR="00224047">
          <w:rPr>
            <w:rFonts w:hint="eastAsia"/>
            <w:color w:val="C00000"/>
          </w:rPr>
          <w:t>sogang30s@gmail.com</w:t>
        </w:r>
      </w:ins>
      <w:r w:rsidRPr="001765FD">
        <w:rPr>
          <w:color w:val="C00000"/>
          <w:rPrChange w:id="369" w:author="Jisun Min" w:date="2026-08-05T10:38:00Z" w16du:dateUtc="2026-08-05T01:38:00Z">
            <w:rPr/>
          </w:rPrChange>
        </w:rPr>
        <w:t>[확정 필요 — 임기 교체 시 인계되는 직책 기반 계정 권장]</w:t>
      </w:r>
    </w:p>
    <w:p w14:paraId="4CE7978A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제11조 (개인정보 열람청구)</w:t>
      </w:r>
    </w:p>
    <w:p w14:paraId="6BAD77F3" w14:textId="77777777" w:rsidR="00DC32E8" w:rsidRPr="00DC32E8" w:rsidRDefault="00DC32E8" w:rsidP="00DC32E8">
      <w:r w:rsidRPr="00DC32E8">
        <w:t>정보주체는 「개인정보 보호법」 제35조에 따른 개인정보 열람 청구를 제10조의 개인정보 보호책임자에게 하실 수 있습니다.</w:t>
      </w:r>
    </w:p>
    <w:p w14:paraId="78DF97EA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제12조 (권익침해 구제방법)</w:t>
      </w:r>
    </w:p>
    <w:p w14:paraId="34D3E8EA" w14:textId="77777777" w:rsidR="00DC32E8" w:rsidRPr="00DC32E8" w:rsidRDefault="00DC32E8" w:rsidP="00DC32E8">
      <w:r w:rsidRPr="00DC32E8">
        <w:t>정보주체는 개인정보침해로 인한 구제를 받기 위하여 아래 기관에 분쟁해결이나 상담 등을 신청할 수 있습니다.</w:t>
      </w:r>
    </w:p>
    <w:p w14:paraId="409B2B0E" w14:textId="77777777" w:rsidR="00DC32E8" w:rsidRPr="00DC32E8" w:rsidRDefault="00DC32E8" w:rsidP="00DC32E8">
      <w:pPr>
        <w:numPr>
          <w:ilvl w:val="0"/>
          <w:numId w:val="11"/>
        </w:numPr>
      </w:pPr>
      <w:r w:rsidRPr="00DC32E8">
        <w:t>개인정보 분쟁조정위원회: (국번없이) 1833-6972 (</w:t>
      </w:r>
      <w:hyperlink r:id="rId7" w:history="1">
        <w:r w:rsidRPr="00DC32E8">
          <w:rPr>
            <w:rStyle w:val="aa"/>
          </w:rPr>
          <w:t>www.kopico.go.kr</w:t>
        </w:r>
      </w:hyperlink>
      <w:r w:rsidRPr="00DC32E8">
        <w:t>)</w:t>
      </w:r>
    </w:p>
    <w:p w14:paraId="1BCF8DF5" w14:textId="77777777" w:rsidR="00DC32E8" w:rsidRPr="00DC32E8" w:rsidRDefault="00DC32E8" w:rsidP="00DC32E8">
      <w:pPr>
        <w:numPr>
          <w:ilvl w:val="0"/>
          <w:numId w:val="11"/>
        </w:numPr>
      </w:pPr>
      <w:r w:rsidRPr="00DC32E8">
        <w:t>개인정보침해신고센터(한국인터넷진흥원): (국번없이) 118 (privacy.kisa.or.kr)</w:t>
      </w:r>
    </w:p>
    <w:p w14:paraId="0485A9A1" w14:textId="77777777" w:rsidR="00DC32E8" w:rsidRPr="00DC32E8" w:rsidRDefault="00DC32E8" w:rsidP="00DC32E8">
      <w:pPr>
        <w:numPr>
          <w:ilvl w:val="0"/>
          <w:numId w:val="11"/>
        </w:numPr>
      </w:pPr>
      <w:r w:rsidRPr="00DC32E8">
        <w:t>대검찰청 사이버수사과: (국번없이) 1301 (</w:t>
      </w:r>
      <w:hyperlink r:id="rId8" w:history="1">
        <w:r w:rsidRPr="00DC32E8">
          <w:rPr>
            <w:rStyle w:val="aa"/>
          </w:rPr>
          <w:t>www.spo.go.kr</w:t>
        </w:r>
      </w:hyperlink>
      <w:r w:rsidRPr="00DC32E8">
        <w:t>)</w:t>
      </w:r>
    </w:p>
    <w:p w14:paraId="16C92CC1" w14:textId="77777777" w:rsidR="00DC32E8" w:rsidRPr="00DC32E8" w:rsidRDefault="00DC32E8" w:rsidP="00DC32E8">
      <w:pPr>
        <w:numPr>
          <w:ilvl w:val="0"/>
          <w:numId w:val="11"/>
        </w:numPr>
      </w:pPr>
      <w:r w:rsidRPr="00DC32E8">
        <w:t>경찰청 사이버수사국: (국번없이) 182 (ecrm.cyber.go.kr/minwon/main)</w:t>
      </w:r>
    </w:p>
    <w:p w14:paraId="3EC6A27C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제13조 (개인정보 처리방침의 변경)</w:t>
      </w:r>
    </w:p>
    <w:p w14:paraId="655435A1" w14:textId="447943E8" w:rsidR="00DC32E8" w:rsidRPr="00DC32E8" w:rsidDel="00AA65CE" w:rsidRDefault="00DC32E8" w:rsidP="00DC32E8">
      <w:pPr>
        <w:rPr>
          <w:del w:id="370" w:author="Jisun Min" w:date="2026-08-05T11:17:00Z" w16du:dateUtc="2026-08-05T02:17:00Z"/>
        </w:rPr>
      </w:pPr>
      <w:r w:rsidRPr="00DC32E8">
        <w:t xml:space="preserve">이 개인정보 </w:t>
      </w:r>
      <w:r w:rsidRPr="00873000">
        <w:rPr>
          <w:color w:val="EE0000"/>
        </w:rPr>
        <w:t>처리방침은 [20</w:t>
      </w:r>
      <w:ins w:id="371" w:author="진산 김" w:date="2026-09-07T16:39:00Z" w16du:dateUtc="2026-09-07T07:39:00Z">
        <w:r w:rsidR="009F32CD">
          <w:rPr>
            <w:rFonts w:hint="eastAsia"/>
            <w:color w:val="EE0000"/>
          </w:rPr>
          <w:t>26</w:t>
        </w:r>
      </w:ins>
      <w:del w:id="372" w:author="진산 김" w:date="2026-09-07T16:39:00Z" w16du:dateUtc="2026-09-07T07:39:00Z">
        <w:r w:rsidRPr="00873000" w:rsidDel="009F32CD">
          <w:rPr>
            <w:color w:val="EE0000"/>
          </w:rPr>
          <w:delText>XX</w:delText>
        </w:r>
      </w:del>
      <w:r w:rsidRPr="00873000">
        <w:rPr>
          <w:color w:val="EE0000"/>
        </w:rPr>
        <w:t xml:space="preserve">. </w:t>
      </w:r>
      <w:ins w:id="373" w:author="진산 김" w:date="2026-09-07T16:39:00Z" w16du:dateUtc="2026-09-07T07:39:00Z">
        <w:r w:rsidR="009F32CD">
          <w:rPr>
            <w:rFonts w:hint="eastAsia"/>
            <w:color w:val="EE0000"/>
          </w:rPr>
          <w:t>10</w:t>
        </w:r>
      </w:ins>
      <w:del w:id="374" w:author="진산 김" w:date="2026-09-07T16:39:00Z" w16du:dateUtc="2026-09-07T07:39:00Z">
        <w:r w:rsidRPr="00873000" w:rsidDel="009F32CD">
          <w:rPr>
            <w:color w:val="EE0000"/>
          </w:rPr>
          <w:delText>XX</w:delText>
        </w:r>
      </w:del>
      <w:r w:rsidRPr="00873000">
        <w:rPr>
          <w:color w:val="EE0000"/>
        </w:rPr>
        <w:t xml:space="preserve">. </w:t>
      </w:r>
      <w:ins w:id="375" w:author="진산 김" w:date="2026-09-07T16:39:00Z" w16du:dateUtc="2026-09-07T07:39:00Z">
        <w:r w:rsidR="009F32CD">
          <w:rPr>
            <w:rFonts w:hint="eastAsia"/>
            <w:color w:val="EE0000"/>
          </w:rPr>
          <w:t>06</w:t>
        </w:r>
      </w:ins>
      <w:del w:id="376" w:author="진산 김" w:date="2026-09-07T16:39:00Z" w16du:dateUtc="2026-09-07T07:39:00Z">
        <w:r w:rsidRPr="00873000" w:rsidDel="009F32CD">
          <w:rPr>
            <w:color w:val="EE0000"/>
          </w:rPr>
          <w:delText>XX</w:delText>
        </w:r>
      </w:del>
      <w:r w:rsidRPr="00873000">
        <w:rPr>
          <w:color w:val="EE0000"/>
        </w:rPr>
        <w:t xml:space="preserve">.]부터 적용되며, </w:t>
      </w:r>
      <w:r w:rsidRPr="00DC32E8">
        <w:t xml:space="preserve">법령 및 방침에 따른 변경사항이 </w:t>
      </w:r>
      <w:r w:rsidRPr="00DC32E8">
        <w:lastRenderedPageBreak/>
        <w:t>있는 경우 변경사항 시행 전에 서비스 내 공지사항을 통해 고지합니다.</w:t>
      </w:r>
    </w:p>
    <w:p w14:paraId="0244FD27" w14:textId="77777777" w:rsidR="001E57E4" w:rsidRPr="00DC32E8" w:rsidRDefault="001E57E4"/>
    <w:sectPr w:rsidR="001E57E4" w:rsidRPr="00DC32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5592F" w14:textId="77777777" w:rsidR="001F25C4" w:rsidRDefault="001F25C4" w:rsidP="007D334A">
      <w:pPr>
        <w:spacing w:after="0"/>
      </w:pPr>
      <w:r>
        <w:separator/>
      </w:r>
    </w:p>
  </w:endnote>
  <w:endnote w:type="continuationSeparator" w:id="0">
    <w:p w14:paraId="4726AD68" w14:textId="77777777" w:rsidR="001F25C4" w:rsidRDefault="001F25C4" w:rsidP="007D33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0D9EF" w14:textId="77777777" w:rsidR="001F25C4" w:rsidRDefault="001F25C4" w:rsidP="007D334A">
      <w:pPr>
        <w:spacing w:after="0"/>
      </w:pPr>
      <w:r>
        <w:separator/>
      </w:r>
    </w:p>
  </w:footnote>
  <w:footnote w:type="continuationSeparator" w:id="0">
    <w:p w14:paraId="59413655" w14:textId="77777777" w:rsidR="001F25C4" w:rsidRDefault="001F25C4" w:rsidP="007D33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70CD3"/>
    <w:multiLevelType w:val="multilevel"/>
    <w:tmpl w:val="3438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C5007"/>
    <w:multiLevelType w:val="multilevel"/>
    <w:tmpl w:val="B73A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E5B55"/>
    <w:multiLevelType w:val="multilevel"/>
    <w:tmpl w:val="2BFA7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3006C"/>
    <w:multiLevelType w:val="multilevel"/>
    <w:tmpl w:val="C518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B22B3A"/>
    <w:multiLevelType w:val="multilevel"/>
    <w:tmpl w:val="354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A4DA4"/>
    <w:multiLevelType w:val="multilevel"/>
    <w:tmpl w:val="B9D4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D42FBA"/>
    <w:multiLevelType w:val="multilevel"/>
    <w:tmpl w:val="7774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6107C"/>
    <w:multiLevelType w:val="multilevel"/>
    <w:tmpl w:val="3D0A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37C3E"/>
    <w:multiLevelType w:val="multilevel"/>
    <w:tmpl w:val="70B2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13789"/>
    <w:multiLevelType w:val="multilevel"/>
    <w:tmpl w:val="73E6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3044F8"/>
    <w:multiLevelType w:val="multilevel"/>
    <w:tmpl w:val="1F349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5D7AD5"/>
    <w:multiLevelType w:val="multilevel"/>
    <w:tmpl w:val="122C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A026D"/>
    <w:multiLevelType w:val="multilevel"/>
    <w:tmpl w:val="9584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65099"/>
    <w:multiLevelType w:val="multilevel"/>
    <w:tmpl w:val="9B3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D7E81"/>
    <w:multiLevelType w:val="multilevel"/>
    <w:tmpl w:val="E3BC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7360B"/>
    <w:multiLevelType w:val="multilevel"/>
    <w:tmpl w:val="2328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96BD4"/>
    <w:multiLevelType w:val="multilevel"/>
    <w:tmpl w:val="CA16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955A7"/>
    <w:multiLevelType w:val="multilevel"/>
    <w:tmpl w:val="6D2E1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1A7ADE"/>
    <w:multiLevelType w:val="multilevel"/>
    <w:tmpl w:val="E238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2085D"/>
    <w:multiLevelType w:val="multilevel"/>
    <w:tmpl w:val="0E1A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3083F"/>
    <w:multiLevelType w:val="multilevel"/>
    <w:tmpl w:val="EE3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239164">
    <w:abstractNumId w:val="5"/>
  </w:num>
  <w:num w:numId="2" w16cid:durableId="1088692884">
    <w:abstractNumId w:val="1"/>
  </w:num>
  <w:num w:numId="3" w16cid:durableId="1181553298">
    <w:abstractNumId w:val="10"/>
  </w:num>
  <w:num w:numId="4" w16cid:durableId="236669834">
    <w:abstractNumId w:val="2"/>
  </w:num>
  <w:num w:numId="5" w16cid:durableId="1988973716">
    <w:abstractNumId w:val="4"/>
  </w:num>
  <w:num w:numId="6" w16cid:durableId="1388648618">
    <w:abstractNumId w:val="17"/>
  </w:num>
  <w:num w:numId="7" w16cid:durableId="1848322713">
    <w:abstractNumId w:val="19"/>
  </w:num>
  <w:num w:numId="8" w16cid:durableId="426654928">
    <w:abstractNumId w:val="14"/>
  </w:num>
  <w:num w:numId="9" w16cid:durableId="1791780392">
    <w:abstractNumId w:val="7"/>
  </w:num>
  <w:num w:numId="10" w16cid:durableId="790323402">
    <w:abstractNumId w:val="12"/>
  </w:num>
  <w:num w:numId="11" w16cid:durableId="764423380">
    <w:abstractNumId w:val="20"/>
  </w:num>
  <w:num w:numId="12" w16cid:durableId="945965590">
    <w:abstractNumId w:val="11"/>
  </w:num>
  <w:num w:numId="13" w16cid:durableId="1913738557">
    <w:abstractNumId w:val="0"/>
  </w:num>
  <w:num w:numId="14" w16cid:durableId="1002313317">
    <w:abstractNumId w:val="3"/>
  </w:num>
  <w:num w:numId="15" w16cid:durableId="1221787949">
    <w:abstractNumId w:val="15"/>
  </w:num>
  <w:num w:numId="16" w16cid:durableId="1620378989">
    <w:abstractNumId w:val="9"/>
  </w:num>
  <w:num w:numId="17" w16cid:durableId="1719938812">
    <w:abstractNumId w:val="13"/>
  </w:num>
  <w:num w:numId="18" w16cid:durableId="1094011167">
    <w:abstractNumId w:val="6"/>
  </w:num>
  <w:num w:numId="19" w16cid:durableId="946502563">
    <w:abstractNumId w:val="16"/>
  </w:num>
  <w:num w:numId="20" w16cid:durableId="1983146901">
    <w:abstractNumId w:val="8"/>
  </w:num>
  <w:num w:numId="21" w16cid:durableId="747658609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sun Min">
    <w15:presenceInfo w15:providerId="Windows Live" w15:userId="fb599a5a102a50cb"/>
  </w15:person>
  <w15:person w15:author="진산 김">
    <w15:presenceInfo w15:providerId="Windows Live" w15:userId="720eb0dfea1cb7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E8"/>
    <w:rsid w:val="00000DB7"/>
    <w:rsid w:val="000047BC"/>
    <w:rsid w:val="00166836"/>
    <w:rsid w:val="001765FD"/>
    <w:rsid w:val="001E57E4"/>
    <w:rsid w:val="001F25C4"/>
    <w:rsid w:val="00224047"/>
    <w:rsid w:val="002A1C42"/>
    <w:rsid w:val="002B2FD6"/>
    <w:rsid w:val="002C72A5"/>
    <w:rsid w:val="002F08D5"/>
    <w:rsid w:val="00346F0E"/>
    <w:rsid w:val="0034785D"/>
    <w:rsid w:val="00393243"/>
    <w:rsid w:val="00450BAD"/>
    <w:rsid w:val="00454847"/>
    <w:rsid w:val="00494F45"/>
    <w:rsid w:val="005B7E16"/>
    <w:rsid w:val="00617233"/>
    <w:rsid w:val="0062753B"/>
    <w:rsid w:val="006A4F12"/>
    <w:rsid w:val="006D25D9"/>
    <w:rsid w:val="007D334A"/>
    <w:rsid w:val="00873000"/>
    <w:rsid w:val="008E1F16"/>
    <w:rsid w:val="009319F6"/>
    <w:rsid w:val="009B0CD4"/>
    <w:rsid w:val="009F32CD"/>
    <w:rsid w:val="00A31D3E"/>
    <w:rsid w:val="00A34EE2"/>
    <w:rsid w:val="00A6688E"/>
    <w:rsid w:val="00AA65CE"/>
    <w:rsid w:val="00AC3613"/>
    <w:rsid w:val="00AD2810"/>
    <w:rsid w:val="00C12CC5"/>
    <w:rsid w:val="00C25CB9"/>
    <w:rsid w:val="00C441C0"/>
    <w:rsid w:val="00CE119D"/>
    <w:rsid w:val="00D20F89"/>
    <w:rsid w:val="00D25747"/>
    <w:rsid w:val="00DC2440"/>
    <w:rsid w:val="00DC32E8"/>
    <w:rsid w:val="00DE0B76"/>
    <w:rsid w:val="00E36473"/>
    <w:rsid w:val="00E8715E"/>
    <w:rsid w:val="00F0162E"/>
    <w:rsid w:val="00F4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4C1EC"/>
  <w15:chartTrackingRefBased/>
  <w15:docId w15:val="{0F9AA24F-22C9-4BB9-B52F-9E7CC1F8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32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32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32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32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32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32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32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32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32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C32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C32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C32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32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32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32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32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32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32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32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32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3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32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32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32E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3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32E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C32E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C32E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C32E8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7D334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7D334A"/>
  </w:style>
  <w:style w:type="paragraph" w:styleId="ad">
    <w:name w:val="footer"/>
    <w:basedOn w:val="a"/>
    <w:link w:val="Char4"/>
    <w:uiPriority w:val="99"/>
    <w:unhideWhenUsed/>
    <w:rsid w:val="007D334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7D334A"/>
  </w:style>
  <w:style w:type="paragraph" w:styleId="ae">
    <w:name w:val="Revision"/>
    <w:hidden/>
    <w:uiPriority w:val="99"/>
    <w:semiHidden/>
    <w:rsid w:val="007D334A"/>
    <w:pPr>
      <w:spacing w:after="0"/>
    </w:pPr>
  </w:style>
  <w:style w:type="paragraph" w:styleId="af">
    <w:name w:val="Normal (Web)"/>
    <w:basedOn w:val="a"/>
    <w:uiPriority w:val="99"/>
    <w:semiHidden/>
    <w:unhideWhenUsed/>
    <w:rsid w:val="002B2FD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o.go.k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kopico.go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14</Pages>
  <Words>2186</Words>
  <Characters>12463</Characters>
  <Application>Microsoft Office Word</Application>
  <DocSecurity>0</DocSecurity>
  <Lines>103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Jisun Min</dc:creator>
  <cp:keywords/>
  <dc:description/>
  <cp:lastModifiedBy>진산 김</cp:lastModifiedBy>
  <cp:revision>11</cp:revision>
  <dcterms:created xsi:type="dcterms:W3CDTF">2026-09-06T06:04:00Z</dcterms:created>
  <dcterms:modified xsi:type="dcterms:W3CDTF">2026-09-07T07:40:00Z</dcterms:modified>
</cp:coreProperties>
</file>